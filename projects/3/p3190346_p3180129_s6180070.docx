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8E3F84B" w14:textId="77777777" w:rsidR="00882451" w:rsidRDefault="006938C1">
      <w:pPr>
        <w:jc w:val="center"/>
        <w:rPr>
          <w:b/>
          <w:color w:val="4472C4"/>
          <w:sz w:val="24"/>
          <w:szCs w:val="24"/>
        </w:rPr>
      </w:pPr>
      <w:r>
        <w:rPr>
          <w:b/>
          <w:color w:val="4472C4"/>
          <w:sz w:val="24"/>
          <w:szCs w:val="24"/>
        </w:rPr>
        <w:t>ΟΙΚΟΝΟΜΙΚΟ ΠΑΝΕΠΙΣΤΗΜΙΟ ΑΘΗΝΩΝ</w:t>
      </w:r>
    </w:p>
    <w:p w14:paraId="6CB9390C" w14:textId="77777777" w:rsidR="00882451" w:rsidRDefault="006938C1">
      <w:pPr>
        <w:jc w:val="center"/>
      </w:pPr>
      <w:r>
        <w:rPr>
          <w:b/>
          <w:color w:val="4472C4"/>
          <w:sz w:val="24"/>
          <w:szCs w:val="24"/>
        </w:rPr>
        <w:t>ΤΜΗΜΑ ΠΛΗΡΟΦΟΡΙΚΗΣ</w:t>
      </w:r>
    </w:p>
    <w:p w14:paraId="18CE7F77" w14:textId="77777777" w:rsidR="00882451" w:rsidRDefault="006938C1">
      <w:pPr>
        <w:jc w:val="center"/>
      </w:pPr>
      <w:r>
        <w:rPr>
          <w:b/>
          <w:color w:val="4472C4"/>
          <w:sz w:val="20"/>
          <w:szCs w:val="20"/>
        </w:rPr>
        <w:t>ΕΑΡΙΝΟ ΕΞΑΜΗΝΟ 2021-2022</w:t>
      </w:r>
    </w:p>
    <w:p w14:paraId="44FCC6AE" w14:textId="77777777" w:rsidR="00882451" w:rsidRDefault="006938C1">
      <w:pPr>
        <w:jc w:val="center"/>
        <w:rPr>
          <w:b/>
          <w:color w:val="4472C4"/>
        </w:rPr>
      </w:pPr>
      <w:r>
        <w:rPr>
          <w:b/>
          <w:color w:val="4472C4"/>
        </w:rPr>
        <w:t>ΜΑΘΗΜΑ «ΔΙΚΤΥΑ ΥΠΟΛΟΓΙΣΤΩΝ»</w:t>
      </w:r>
    </w:p>
    <w:p w14:paraId="305EE1DF" w14:textId="77777777" w:rsidR="00882451" w:rsidRDefault="006938C1">
      <w:pPr>
        <w:jc w:val="center"/>
        <w:rPr>
          <w:b/>
          <w:color w:val="4472C4"/>
        </w:rPr>
      </w:pPr>
      <w:r>
        <w:rPr>
          <w:b/>
          <w:color w:val="4472C4"/>
        </w:rPr>
        <w:t>ΔΙΔΑΣΚΩΝ: ΓΕΩΡΓΙΟΣ Δ. ΣΤΑΜΟΥΛΗΣ, ΚΑΘΗΓΗΤΗΣ</w:t>
      </w:r>
    </w:p>
    <w:p w14:paraId="430BE7A0" w14:textId="77777777" w:rsidR="00882451" w:rsidRDefault="006938C1">
      <w:pPr>
        <w:jc w:val="center"/>
        <w:rPr>
          <w:b/>
          <w:color w:val="4472C4"/>
        </w:rPr>
      </w:pPr>
      <w:r>
        <w:rPr>
          <w:b/>
          <w:color w:val="4472C4"/>
        </w:rPr>
        <w:t>ΒΟΗΘΟΙ: ΔΙΟΝΥΣΙΟΣ ΔΑΜΑΣΙΩΤΗΣ, ΙΑΚΩΒΟΣ ΠΙΤΤΑΡΑΣ, ΘΕΟΔΟΣΗΣ ΓΙΑΝΝΟΠΟΥΛΟΣ</w:t>
      </w:r>
    </w:p>
    <w:p w14:paraId="3AC1C722" w14:textId="77777777" w:rsidR="00882451" w:rsidRDefault="006938C1">
      <w:pPr>
        <w:jc w:val="center"/>
        <w:rPr>
          <w:b/>
          <w:i/>
          <w:color w:val="4472C4"/>
          <w:sz w:val="24"/>
          <w:szCs w:val="24"/>
        </w:rPr>
      </w:pPr>
      <w:r>
        <w:rPr>
          <w:b/>
          <w:i/>
          <w:color w:val="4472C4"/>
          <w:sz w:val="24"/>
          <w:szCs w:val="24"/>
        </w:rPr>
        <w:t>3</w:t>
      </w:r>
      <w:r>
        <w:rPr>
          <w:b/>
          <w:i/>
          <w:color w:val="4472C4"/>
          <w:sz w:val="24"/>
          <w:szCs w:val="24"/>
          <w:vertAlign w:val="superscript"/>
        </w:rPr>
        <w:t>η</w:t>
      </w:r>
      <w:r>
        <w:rPr>
          <w:b/>
          <w:i/>
          <w:color w:val="4472C4"/>
          <w:sz w:val="24"/>
          <w:szCs w:val="24"/>
        </w:rPr>
        <w:t xml:space="preserve"> Σειρά Ασκήσεων</w:t>
      </w:r>
    </w:p>
    <w:p w14:paraId="37012D4F" w14:textId="77777777" w:rsidR="00882451" w:rsidRDefault="006938C1">
      <w:pPr>
        <w:rPr>
          <w:color w:val="4472C4"/>
        </w:rPr>
      </w:pPr>
      <w:r>
        <w:rPr>
          <w:color w:val="4472C4"/>
        </w:rPr>
        <w:t>Μαθήτριες:</w:t>
      </w:r>
    </w:p>
    <w:tbl>
      <w:tblPr>
        <w:tblStyle w:val="a0"/>
        <w:tblW w:w="9350" w:type="dxa"/>
        <w:tblBorders>
          <w:top w:val="single" w:sz="4" w:space="0" w:color="000000"/>
          <w:left w:val="single" w:sz="4" w:space="0" w:color="000000"/>
          <w:bottom w:val="single" w:sz="4" w:space="0" w:color="000000"/>
          <w:right w:val="single" w:sz="4" w:space="0" w:color="000000"/>
          <w:insideH w:val="single" w:sz="4" w:space="0" w:color="000000"/>
          <w:insideV w:val="single" w:sz="4" w:space="0" w:color="000000"/>
        </w:tblBorders>
        <w:tblLayout w:type="fixed"/>
        <w:tblLook w:val="0400" w:firstRow="0" w:lastRow="0" w:firstColumn="0" w:lastColumn="0" w:noHBand="0" w:noVBand="1"/>
      </w:tblPr>
      <w:tblGrid>
        <w:gridCol w:w="4675"/>
        <w:gridCol w:w="4675"/>
      </w:tblGrid>
      <w:tr w:rsidR="00882451" w14:paraId="61324A92" w14:textId="77777777">
        <w:tc>
          <w:tcPr>
            <w:tcW w:w="4675" w:type="dxa"/>
          </w:tcPr>
          <w:p w14:paraId="4333EDE4" w14:textId="77777777" w:rsidR="00882451" w:rsidRDefault="006938C1">
            <w:pPr>
              <w:rPr>
                <w:color w:val="4472C4"/>
              </w:rPr>
            </w:pPr>
            <w:r>
              <w:rPr>
                <w:color w:val="4472C4"/>
              </w:rPr>
              <w:t>Πελαγία Ροδίτη</w:t>
            </w:r>
          </w:p>
        </w:tc>
        <w:tc>
          <w:tcPr>
            <w:tcW w:w="4675" w:type="dxa"/>
          </w:tcPr>
          <w:p w14:paraId="3A3A1487" w14:textId="77777777" w:rsidR="00882451" w:rsidRDefault="006938C1">
            <w:pPr>
              <w:rPr>
                <w:color w:val="4472C4"/>
              </w:rPr>
            </w:pPr>
            <w:r>
              <w:rPr>
                <w:color w:val="4472C4"/>
              </w:rPr>
              <w:t>p3190346</w:t>
            </w:r>
          </w:p>
        </w:tc>
      </w:tr>
      <w:tr w:rsidR="00882451" w14:paraId="75EFB148" w14:textId="77777777">
        <w:tc>
          <w:tcPr>
            <w:tcW w:w="4675" w:type="dxa"/>
          </w:tcPr>
          <w:p w14:paraId="6163A079" w14:textId="77777777" w:rsidR="00882451" w:rsidRDefault="006938C1">
            <w:pPr>
              <w:rPr>
                <w:color w:val="4472C4"/>
              </w:rPr>
            </w:pPr>
            <w:r>
              <w:rPr>
                <w:color w:val="4472C4"/>
              </w:rPr>
              <w:t>Ελευθερία Ντούλια</w:t>
            </w:r>
          </w:p>
        </w:tc>
        <w:tc>
          <w:tcPr>
            <w:tcW w:w="4675" w:type="dxa"/>
          </w:tcPr>
          <w:p w14:paraId="46102F34" w14:textId="77777777" w:rsidR="00882451" w:rsidRDefault="006938C1">
            <w:pPr>
              <w:rPr>
                <w:color w:val="4472C4"/>
              </w:rPr>
            </w:pPr>
            <w:r>
              <w:rPr>
                <w:color w:val="4472C4"/>
              </w:rPr>
              <w:t>p3180129</w:t>
            </w:r>
          </w:p>
        </w:tc>
      </w:tr>
      <w:tr w:rsidR="00882451" w14:paraId="02E3F8D2" w14:textId="77777777">
        <w:tc>
          <w:tcPr>
            <w:tcW w:w="4675" w:type="dxa"/>
          </w:tcPr>
          <w:p w14:paraId="07711DBB" w14:textId="77777777" w:rsidR="00882451" w:rsidRDefault="006938C1">
            <w:pPr>
              <w:rPr>
                <w:color w:val="4472C4"/>
              </w:rPr>
            </w:pPr>
            <w:r>
              <w:rPr>
                <w:color w:val="4472C4"/>
              </w:rPr>
              <w:t>Αγγελική Ναούμ</w:t>
            </w:r>
          </w:p>
        </w:tc>
        <w:tc>
          <w:tcPr>
            <w:tcW w:w="4675" w:type="dxa"/>
          </w:tcPr>
          <w:p w14:paraId="198E4B1B" w14:textId="77777777" w:rsidR="00882451" w:rsidRDefault="006938C1">
            <w:pPr>
              <w:rPr>
                <w:color w:val="4472C4"/>
              </w:rPr>
            </w:pPr>
            <w:r>
              <w:rPr>
                <w:color w:val="4472C4"/>
              </w:rPr>
              <w:t>s6180070</w:t>
            </w:r>
          </w:p>
        </w:tc>
      </w:tr>
    </w:tbl>
    <w:p w14:paraId="7ECD31A1" w14:textId="77777777" w:rsidR="00882451" w:rsidRDefault="00882451">
      <w:pPr>
        <w:rPr>
          <w:color w:val="4472C4"/>
        </w:rPr>
      </w:pPr>
    </w:p>
    <w:p w14:paraId="20F5E72D" w14:textId="77777777" w:rsidR="00882451" w:rsidRDefault="006938C1">
      <w:pPr>
        <w:numPr>
          <w:ilvl w:val="0"/>
          <w:numId w:val="3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</w:pPr>
      <w:r>
        <w:rPr>
          <w:color w:val="000000"/>
          <w:sz w:val="24"/>
          <w:szCs w:val="24"/>
        </w:rPr>
        <w:t>Πρωτόκολλο TCP</w:t>
      </w:r>
    </w:p>
    <w:p w14:paraId="14B2734E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noProof/>
        </w:rPr>
        <w:drawing>
          <wp:anchor distT="0" distB="0" distL="0" distR="0" simplePos="0" relativeHeight="251658240" behindDoc="0" locked="0" layoutInCell="1" hidden="0" allowOverlap="1" wp14:anchorId="674F6E45" wp14:editId="6D4641BA">
            <wp:simplePos x="0" y="0"/>
            <wp:positionH relativeFrom="column">
              <wp:posOffset>-180973</wp:posOffset>
            </wp:positionH>
            <wp:positionV relativeFrom="paragraph">
              <wp:posOffset>171450</wp:posOffset>
            </wp:positionV>
            <wp:extent cx="6300470" cy="3650615"/>
            <wp:effectExtent l="0" t="0" r="0" b="0"/>
            <wp:wrapSquare wrapText="bothSides" distT="0" distB="0" distL="0" distR="0"/>
            <wp:docPr id="57" name="image24.png" descr="Εικόνα που περιέχει κείμενο&#10;&#10;Περιγραφή που δημιουργήθηκε αυτόματ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4.png" descr="Εικόνα που περιέχει κείμενο&#10;&#10;Περιγραφή που δημιουργήθηκε αυτόματα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65061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CFE358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5F584CBD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5984E08D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</w:p>
    <w:p w14:paraId="59A75EA8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color w:val="000000"/>
          <w:sz w:val="24"/>
          <w:szCs w:val="24"/>
        </w:rPr>
      </w:pPr>
      <w:r>
        <w:rPr>
          <w:noProof/>
          <w:color w:val="000000"/>
          <w:sz w:val="24"/>
          <w:szCs w:val="24"/>
        </w:rPr>
        <w:lastRenderedPageBreak/>
        <w:drawing>
          <wp:inline distT="0" distB="0" distL="0" distR="0" wp14:anchorId="3B5475A8" wp14:editId="323275E3">
            <wp:extent cx="6300470" cy="3376930"/>
            <wp:effectExtent l="0" t="0" r="0" b="0"/>
            <wp:docPr id="62" name="image32.png" descr="Εικόνα που περιέχει κείμενο&#10;&#10;Περιγραφή που δημιουργήθηκε αυτόματα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2.png" descr="Εικόνα που περιέχει κείμενο&#10;&#10;Περιγραφή που δημιουργήθηκε αυτόματα"/>
                    <pic:cNvPicPr preferRelativeResize="0"/>
                  </pic:nvPicPr>
                  <pic:blipFill>
                    <a:blip r:embed="rId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693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04E74048" w14:textId="77777777" w:rsidR="00882451" w:rsidRDefault="00882451">
      <w:pPr>
        <w:spacing w:after="0" w:line="240" w:lineRule="auto"/>
        <w:rPr>
          <w:color w:val="000000"/>
          <w:sz w:val="24"/>
          <w:szCs w:val="24"/>
        </w:rPr>
      </w:pPr>
    </w:p>
    <w:p w14:paraId="42158CA5" w14:textId="6A1884F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IO </w:t>
      </w:r>
      <w:proofErr w:type="spellStart"/>
      <w:r>
        <w:rPr>
          <w:sz w:val="24"/>
          <w:szCs w:val="24"/>
        </w:rPr>
        <w:t>Graph</w:t>
      </w:r>
      <w:proofErr w:type="spellEnd"/>
      <w:r>
        <w:rPr>
          <w:sz w:val="24"/>
          <w:szCs w:val="24"/>
        </w:rPr>
        <w:t>:</w:t>
      </w:r>
    </w:p>
    <w:p w14:paraId="4FC17879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59264" behindDoc="0" locked="0" layoutInCell="1" hidden="0" allowOverlap="1" wp14:anchorId="54E166B9" wp14:editId="662E9834">
            <wp:simplePos x="0" y="0"/>
            <wp:positionH relativeFrom="column">
              <wp:posOffset>19052</wp:posOffset>
            </wp:positionH>
            <wp:positionV relativeFrom="paragraph">
              <wp:posOffset>205085</wp:posOffset>
            </wp:positionV>
            <wp:extent cx="5981700" cy="3941858"/>
            <wp:effectExtent l="0" t="0" r="0" b="0"/>
            <wp:wrapSquare wrapText="bothSides" distT="114300" distB="114300" distL="114300" distR="114300"/>
            <wp:docPr id="39" name="image2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1.png"/>
                    <pic:cNvPicPr preferRelativeResize="0"/>
                  </pic:nvPicPr>
                  <pic:blipFill>
                    <a:blip r:embed="rId1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81700" cy="3941858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93DF449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Μέγιστος ρυθμός λήψης περίπου 2,8 </w:t>
      </w:r>
      <w:proofErr w:type="spellStart"/>
      <w:r>
        <w:rPr>
          <w:sz w:val="24"/>
          <w:szCs w:val="24"/>
        </w:rPr>
        <w:t>Mbps</w:t>
      </w:r>
      <w:proofErr w:type="spellEnd"/>
      <w:r>
        <w:rPr>
          <w:sz w:val="24"/>
          <w:szCs w:val="24"/>
        </w:rPr>
        <w:t xml:space="preserve"> (μωβ γραμμή). Παρατηρούμε ότι ο ρυθμός λήψης εμφανίζει σημαντικές αυξομειώσεις.</w:t>
      </w:r>
    </w:p>
    <w:p w14:paraId="08D175EE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0288" behindDoc="0" locked="0" layoutInCell="1" hidden="0" allowOverlap="1" wp14:anchorId="2491EA4B" wp14:editId="0CD60C33">
            <wp:simplePos x="0" y="0"/>
            <wp:positionH relativeFrom="column">
              <wp:posOffset>-114298</wp:posOffset>
            </wp:positionH>
            <wp:positionV relativeFrom="paragraph">
              <wp:posOffset>151805</wp:posOffset>
            </wp:positionV>
            <wp:extent cx="5976938" cy="3806794"/>
            <wp:effectExtent l="0" t="0" r="0" b="0"/>
            <wp:wrapSquare wrapText="bothSides" distT="114300" distB="114300" distL="114300" distR="114300"/>
            <wp:docPr id="70" name="image2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2.png"/>
                    <pic:cNvPicPr preferRelativeResize="0"/>
                  </pic:nvPicPr>
                  <pic:blipFill>
                    <a:blip r:embed="rId1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76938" cy="380679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6A5E408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529E612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336BE7E1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4DAB6413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432B15BA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66ED5ED4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3B5BD830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4D8175DD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7A93839C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082D0032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416D2FD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14D1355B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38F8AD44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371BCEF0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40DEA0BC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37C91414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38141D8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76BEA5B4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0AE7D16C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7A59C66A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611DDAD3" w14:textId="79A9AE10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</w:rPr>
      </w:pPr>
    </w:p>
    <w:p w14:paraId="0F0E9134" w14:textId="77777777" w:rsidR="001B18DF" w:rsidRDefault="001B18DF" w:rsidP="001B18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1312" behindDoc="0" locked="0" layoutInCell="1" hidden="0" allowOverlap="1" wp14:anchorId="0A9EC8E9" wp14:editId="1D729447">
            <wp:simplePos x="0" y="0"/>
            <wp:positionH relativeFrom="margin">
              <wp:align>right</wp:align>
            </wp:positionH>
            <wp:positionV relativeFrom="paragraph">
              <wp:posOffset>256540</wp:posOffset>
            </wp:positionV>
            <wp:extent cx="3738245" cy="3505200"/>
            <wp:effectExtent l="0" t="0" r="0" b="0"/>
            <wp:wrapSquare wrapText="bothSides" distT="114300" distB="114300" distL="114300" distR="114300"/>
            <wp:docPr id="67" name="image2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8.png"/>
                    <pic:cNvPicPr preferRelativeResize="0"/>
                  </pic:nvPicPr>
                  <pic:blipFill>
                    <a:blip r:embed="rId1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3738245" cy="3505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8C1">
        <w:rPr>
          <w:b/>
          <w:sz w:val="24"/>
          <w:szCs w:val="24"/>
        </w:rPr>
        <w:t>Ερωτήσεις</w:t>
      </w:r>
      <w:r w:rsidR="006938C1">
        <w:rPr>
          <w:sz w:val="24"/>
          <w:szCs w:val="24"/>
        </w:rPr>
        <w:t>:</w:t>
      </w:r>
    </w:p>
    <w:p w14:paraId="781ECC9A" w14:textId="4FAF3199" w:rsidR="00882451" w:rsidRPr="001B18DF" w:rsidRDefault="006938C1" w:rsidP="001B18DF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 w:rsidRPr="001B18DF">
        <w:rPr>
          <w:sz w:val="24"/>
          <w:szCs w:val="24"/>
        </w:rPr>
        <w:t xml:space="preserve">Ο μέγιστος ρυθμός λήψης δεδομένων σε </w:t>
      </w:r>
      <w:proofErr w:type="spellStart"/>
      <w:r w:rsidRPr="001B18DF">
        <w:rPr>
          <w:sz w:val="24"/>
          <w:szCs w:val="24"/>
        </w:rPr>
        <w:t>bits</w:t>
      </w:r>
      <w:proofErr w:type="spellEnd"/>
      <w:r w:rsidRPr="001B18DF">
        <w:rPr>
          <w:sz w:val="24"/>
          <w:szCs w:val="24"/>
        </w:rPr>
        <w:t>/</w:t>
      </w:r>
      <w:proofErr w:type="spellStart"/>
      <w:r w:rsidRPr="001B18DF">
        <w:rPr>
          <w:sz w:val="24"/>
          <w:szCs w:val="24"/>
        </w:rPr>
        <w:t>second</w:t>
      </w:r>
      <w:proofErr w:type="spellEnd"/>
      <w:r w:rsidRPr="001B18DF">
        <w:rPr>
          <w:sz w:val="24"/>
          <w:szCs w:val="24"/>
        </w:rPr>
        <w:t xml:space="preserve"> είναι περίπου 2,81 </w:t>
      </w:r>
      <w:proofErr w:type="spellStart"/>
      <w:r w:rsidRPr="001B18DF">
        <w:rPr>
          <w:sz w:val="24"/>
          <w:szCs w:val="24"/>
        </w:rPr>
        <w:t>Mbps</w:t>
      </w:r>
      <w:proofErr w:type="spellEnd"/>
      <w:r w:rsidRPr="001B18DF">
        <w:rPr>
          <w:sz w:val="24"/>
          <w:szCs w:val="24"/>
        </w:rPr>
        <w:t>, σύμφωνα με το γράφημα.</w:t>
      </w:r>
    </w:p>
    <w:p w14:paraId="509C24C2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113B0736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20906934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5F20A769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02C357D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1B0D8DC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7204C763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3C62055F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1774D04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7766E132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40DA3E3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0F9191FC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5E9A2765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5AE62608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4A4DE0AA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Ο μέγιστος ρυθμός λήψης δεδομένων σε </w:t>
      </w:r>
      <w:proofErr w:type="spellStart"/>
      <w:r>
        <w:rPr>
          <w:sz w:val="24"/>
          <w:szCs w:val="24"/>
        </w:rPr>
        <w:t>packets</w:t>
      </w:r>
      <w:proofErr w:type="spellEnd"/>
      <w:r>
        <w:rPr>
          <w:sz w:val="24"/>
          <w:szCs w:val="24"/>
        </w:rPr>
        <w:t xml:space="preserve"> /</w:t>
      </w:r>
      <w:proofErr w:type="spellStart"/>
      <w:r>
        <w:rPr>
          <w:sz w:val="24"/>
          <w:szCs w:val="24"/>
        </w:rPr>
        <w:t>second</w:t>
      </w:r>
      <w:proofErr w:type="spellEnd"/>
      <w:r>
        <w:rPr>
          <w:sz w:val="24"/>
          <w:szCs w:val="24"/>
        </w:rPr>
        <w:t xml:space="preserve"> είναι 330 πακέτα το δευτερόλεπτο.</w:t>
      </w:r>
    </w:p>
    <w:p w14:paraId="523E60EA" w14:textId="036B1A9B" w:rsidR="00882451" w:rsidRDefault="006938C1" w:rsidP="00B923E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2336" behindDoc="0" locked="0" layoutInCell="1" hidden="0" allowOverlap="1" wp14:anchorId="57D10627" wp14:editId="08E5F032">
            <wp:simplePos x="0" y="0"/>
            <wp:positionH relativeFrom="column">
              <wp:posOffset>-219073</wp:posOffset>
            </wp:positionH>
            <wp:positionV relativeFrom="paragraph">
              <wp:posOffset>179515</wp:posOffset>
            </wp:positionV>
            <wp:extent cx="6300470" cy="4838700"/>
            <wp:effectExtent l="0" t="0" r="0" b="0"/>
            <wp:wrapSquare wrapText="bothSides" distT="114300" distB="114300" distL="114300" distR="114300"/>
            <wp:docPr id="61" name="image2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9.png"/>
                    <pic:cNvPicPr preferRelativeResize="0"/>
                  </pic:nvPicPr>
                  <pic:blipFill>
                    <a:blip r:embed="rId1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4838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3E18D2DD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595E4AAA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1163488F" w14:textId="77777777" w:rsidR="00882451" w:rsidRDefault="006938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Το ποσοστό αυτού του ρυθμού λήψης που αφορά τη λήψη του ωφέλιμου φορτίου του πακέτο μπορεί να υπολογιστεί ως εξής: </w:t>
      </w:r>
    </w:p>
    <w:p w14:paraId="28E33F89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1093D57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Έστω το πακέτο Νο.9, όπως βλέπουμε στη φωτογραφία, το οποίο αποτελεί πακέτο που στέλνεται από τον server που ζητήσαμε να κατεβάσουμε το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 xml:space="preserve"> αρχείο, και περιέχει μέσα μέρος της συνολικής πληροφορίας που χρησιμοποιείται να </w:t>
      </w:r>
      <w:proofErr w:type="spellStart"/>
      <w:r>
        <w:rPr>
          <w:sz w:val="24"/>
          <w:szCs w:val="24"/>
        </w:rPr>
        <w:t>να</w:t>
      </w:r>
      <w:proofErr w:type="spellEnd"/>
      <w:r>
        <w:rPr>
          <w:sz w:val="24"/>
          <w:szCs w:val="24"/>
        </w:rPr>
        <w:t xml:space="preserve"> συντεθεί στο τέλος το ενιαίο </w:t>
      </w:r>
      <w:proofErr w:type="spellStart"/>
      <w:r>
        <w:rPr>
          <w:sz w:val="24"/>
          <w:szCs w:val="24"/>
        </w:rPr>
        <w:t>pdf</w:t>
      </w:r>
      <w:proofErr w:type="spellEnd"/>
      <w:r>
        <w:rPr>
          <w:sz w:val="24"/>
          <w:szCs w:val="24"/>
        </w:rPr>
        <w:t xml:space="preserve"> αρχείο που ζητήσαμε.</w:t>
      </w:r>
    </w:p>
    <w:p w14:paraId="4A8312E3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59F0EFB" w14:textId="78B3A2FC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63360" behindDoc="0" locked="0" layoutInCell="1" hidden="0" allowOverlap="1" wp14:anchorId="783C6276" wp14:editId="3F9A40D4">
            <wp:simplePos x="0" y="0"/>
            <wp:positionH relativeFrom="column">
              <wp:posOffset>2226</wp:posOffset>
            </wp:positionH>
            <wp:positionV relativeFrom="paragraph">
              <wp:posOffset>211336</wp:posOffset>
            </wp:positionV>
            <wp:extent cx="6300470" cy="3390900"/>
            <wp:effectExtent l="0" t="0" r="0" b="0"/>
            <wp:wrapSquare wrapText="bothSides" distT="114300" distB="114300" distL="114300" distR="114300"/>
            <wp:docPr id="54" name="image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.png"/>
                    <pic:cNvPicPr preferRelativeResize="0"/>
                  </pic:nvPicPr>
                  <pic:blipFill>
                    <a:blip r:embed="rId1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09BAF80" w14:textId="7E88659D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ποσοστό του ωφέλιμου φορτίου (TCP </w:t>
      </w:r>
      <w:proofErr w:type="spellStart"/>
      <w:r>
        <w:rPr>
          <w:sz w:val="24"/>
          <w:szCs w:val="24"/>
        </w:rPr>
        <w:t>payload</w:t>
      </w:r>
      <w:proofErr w:type="spellEnd"/>
      <w:r>
        <w:rPr>
          <w:sz w:val="24"/>
          <w:szCs w:val="24"/>
        </w:rPr>
        <w:t xml:space="preserve">) είναι 96,31%, αφού το συνολικό πλαίσιο αποτελείται από 1.466 </w:t>
      </w:r>
      <w:proofErr w:type="spellStart"/>
      <w:r>
        <w:rPr>
          <w:sz w:val="24"/>
          <w:szCs w:val="24"/>
        </w:rPr>
        <w:t>bits</w:t>
      </w:r>
      <w:proofErr w:type="spellEnd"/>
      <w:r>
        <w:rPr>
          <w:sz w:val="24"/>
          <w:szCs w:val="24"/>
        </w:rPr>
        <w:t xml:space="preserve"> και το TCP </w:t>
      </w:r>
      <w:proofErr w:type="spellStart"/>
      <w:r>
        <w:rPr>
          <w:sz w:val="24"/>
          <w:szCs w:val="24"/>
        </w:rPr>
        <w:t>payload</w:t>
      </w:r>
      <w:proofErr w:type="spellEnd"/>
      <w:r>
        <w:rPr>
          <w:sz w:val="24"/>
          <w:szCs w:val="24"/>
        </w:rPr>
        <w:t xml:space="preserve"> καταλαμβάνει 1.412 </w:t>
      </w:r>
      <w:proofErr w:type="spellStart"/>
      <w:r>
        <w:rPr>
          <w:sz w:val="24"/>
          <w:szCs w:val="24"/>
        </w:rPr>
        <w:t>bits</w:t>
      </w:r>
      <w:proofErr w:type="spellEnd"/>
      <w:r w:rsidR="009B6F88">
        <w:rPr>
          <w:sz w:val="24"/>
          <w:szCs w:val="24"/>
        </w:rPr>
        <w:t>.</w:t>
      </w:r>
    </w:p>
    <w:p w14:paraId="4FA8AC7F" w14:textId="2E8EA0C0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BBBC93A" w14:textId="465E994B" w:rsidR="00882451" w:rsidRPr="009B6F88" w:rsidRDefault="009B6F88" w:rsidP="009B6F88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4384" behindDoc="0" locked="0" layoutInCell="1" hidden="0" allowOverlap="1" wp14:anchorId="1BB5D784" wp14:editId="362BB899">
            <wp:simplePos x="0" y="0"/>
            <wp:positionH relativeFrom="margin">
              <wp:align>right</wp:align>
            </wp:positionH>
            <wp:positionV relativeFrom="paragraph">
              <wp:posOffset>86360</wp:posOffset>
            </wp:positionV>
            <wp:extent cx="4509770" cy="3458845"/>
            <wp:effectExtent l="0" t="0" r="5080" b="8255"/>
            <wp:wrapSquare wrapText="bothSides" distT="114300" distB="114300" distL="114300" distR="114300"/>
            <wp:docPr id="38" name="image1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9.png"/>
                    <pic:cNvPicPr preferRelativeResize="0"/>
                  </pic:nvPicPr>
                  <pic:blipFill>
                    <a:blip r:embed="rId1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509770" cy="345884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938C1" w:rsidRPr="009B6F88">
        <w:rPr>
          <w:sz w:val="24"/>
          <w:szCs w:val="24"/>
        </w:rPr>
        <w:t xml:space="preserve">Ο ρυθμός αποστολής δεδομένων σε </w:t>
      </w:r>
      <w:proofErr w:type="spellStart"/>
      <w:r w:rsidR="006938C1" w:rsidRPr="009B6F88">
        <w:rPr>
          <w:sz w:val="24"/>
          <w:szCs w:val="24"/>
        </w:rPr>
        <w:t>packets</w:t>
      </w:r>
      <w:proofErr w:type="spellEnd"/>
      <w:r w:rsidR="006938C1" w:rsidRPr="009B6F88">
        <w:rPr>
          <w:sz w:val="24"/>
          <w:szCs w:val="24"/>
        </w:rPr>
        <w:t>/</w:t>
      </w:r>
      <w:proofErr w:type="spellStart"/>
      <w:r w:rsidR="006938C1" w:rsidRPr="009B6F88">
        <w:rPr>
          <w:sz w:val="24"/>
          <w:szCs w:val="24"/>
        </w:rPr>
        <w:t>second</w:t>
      </w:r>
      <w:proofErr w:type="spellEnd"/>
      <w:r w:rsidR="006938C1" w:rsidRPr="009B6F88">
        <w:rPr>
          <w:sz w:val="24"/>
          <w:szCs w:val="24"/>
        </w:rPr>
        <w:t xml:space="preserve"> και </w:t>
      </w:r>
      <w:proofErr w:type="spellStart"/>
      <w:r w:rsidR="006938C1" w:rsidRPr="009B6F88">
        <w:rPr>
          <w:sz w:val="24"/>
          <w:szCs w:val="24"/>
        </w:rPr>
        <w:t>bits</w:t>
      </w:r>
      <w:proofErr w:type="spellEnd"/>
      <w:r w:rsidR="006938C1" w:rsidRPr="009B6F88">
        <w:rPr>
          <w:sz w:val="24"/>
          <w:szCs w:val="24"/>
        </w:rPr>
        <w:t>/</w:t>
      </w:r>
      <w:proofErr w:type="spellStart"/>
      <w:r w:rsidR="006938C1" w:rsidRPr="009B6F88">
        <w:rPr>
          <w:sz w:val="24"/>
          <w:szCs w:val="24"/>
        </w:rPr>
        <w:t>second</w:t>
      </w:r>
      <w:proofErr w:type="spellEnd"/>
      <w:r w:rsidR="006938C1" w:rsidRPr="009B6F88">
        <w:rPr>
          <w:sz w:val="24"/>
          <w:szCs w:val="24"/>
        </w:rPr>
        <w:t xml:space="preserve"> λόγω των πακέτων που περιέχουν τα ACK; </w:t>
      </w:r>
    </w:p>
    <w:p w14:paraId="6010B328" w14:textId="3A2CEE52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BB5F9F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F43834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C0FE8BA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95FE84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F5FF623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F729C04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AD836AB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3B62991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E658BCD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8B0EF11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6D056D6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D8870D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97E0933" w14:textId="77777777" w:rsidR="00882451" w:rsidRDefault="006938C1">
      <w:pPr>
        <w:numPr>
          <w:ilvl w:val="0"/>
          <w:numId w:val="5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Τα πακέτα 19, 20, 21</w:t>
      </w:r>
    </w:p>
    <w:p w14:paraId="2333DAE5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5408" behindDoc="0" locked="0" layoutInCell="1" hidden="0" allowOverlap="1" wp14:anchorId="3298AC8A" wp14:editId="261FFA02">
            <wp:simplePos x="0" y="0"/>
            <wp:positionH relativeFrom="column">
              <wp:posOffset>19052</wp:posOffset>
            </wp:positionH>
            <wp:positionV relativeFrom="paragraph">
              <wp:posOffset>205085</wp:posOffset>
            </wp:positionV>
            <wp:extent cx="6300470" cy="3365500"/>
            <wp:effectExtent l="0" t="0" r="0" b="0"/>
            <wp:wrapSquare wrapText="bothSides" distT="114300" distB="114300" distL="114300" distR="114300"/>
            <wp:docPr id="65" name="image2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7.png"/>
                    <pic:cNvPicPr preferRelativeResize="0"/>
                  </pic:nvPicPr>
                  <pic:blipFill>
                    <a:blip r:embed="rId1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655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615637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b)) Πακέτα 27 έως 32</w:t>
      </w:r>
    </w:p>
    <w:p w14:paraId="0C35395A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6432" behindDoc="0" locked="0" layoutInCell="1" hidden="0" allowOverlap="1" wp14:anchorId="33C6EA55" wp14:editId="71187CEB">
            <wp:simplePos x="0" y="0"/>
            <wp:positionH relativeFrom="column">
              <wp:posOffset>19052</wp:posOffset>
            </wp:positionH>
            <wp:positionV relativeFrom="paragraph">
              <wp:posOffset>205085</wp:posOffset>
            </wp:positionV>
            <wp:extent cx="6300470" cy="3378200"/>
            <wp:effectExtent l="0" t="0" r="0" b="0"/>
            <wp:wrapSquare wrapText="bothSides" distT="114300" distB="114300" distL="114300" distR="114300"/>
            <wp:docPr id="55" name="image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5.png"/>
                    <pic:cNvPicPr preferRelativeResize="0"/>
                  </pic:nvPicPr>
                  <pic:blipFill>
                    <a:blip r:embed="rId1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78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0E5DC1A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d)  Το μέγεθος του παραθύρου είναι 30,336 </w:t>
      </w:r>
      <w:proofErr w:type="spellStart"/>
      <w:r>
        <w:rPr>
          <w:sz w:val="24"/>
          <w:szCs w:val="24"/>
        </w:rPr>
        <w:t>bytes</w:t>
      </w:r>
      <w:proofErr w:type="spellEnd"/>
      <w:r>
        <w:rPr>
          <w:sz w:val="24"/>
          <w:szCs w:val="24"/>
        </w:rPr>
        <w:t>, όπως φαίνεται και στην παρακάτω εικόνα:</w:t>
      </w:r>
    </w:p>
    <w:p w14:paraId="3D39CA4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D12EBB9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9EA0CCD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7456" behindDoc="0" locked="0" layoutInCell="1" hidden="0" allowOverlap="1" wp14:anchorId="537D2C7F" wp14:editId="0420D7FC">
            <wp:simplePos x="0" y="0"/>
            <wp:positionH relativeFrom="column">
              <wp:posOffset>-171448</wp:posOffset>
            </wp:positionH>
            <wp:positionV relativeFrom="paragraph">
              <wp:posOffset>114895</wp:posOffset>
            </wp:positionV>
            <wp:extent cx="6300470" cy="3390900"/>
            <wp:effectExtent l="0" t="0" r="0" b="0"/>
            <wp:wrapSquare wrapText="bothSides" distT="114300" distB="114300" distL="114300" distR="114300"/>
            <wp:docPr id="37" name="image1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3909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72F9B9DC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15C1F43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6282E5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E87D50A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C04DB71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1634CCD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9862AA3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B1EAB13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295B51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4522919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EFF7ED1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AB116DA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6C69E02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CA89363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A2AFC95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E289BC6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6ECC4E2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449F6A8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4885BBB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E33E076" w14:textId="77777777" w:rsidR="00882451" w:rsidRDefault="006938C1">
      <w:pPr>
        <w:numPr>
          <w:ilvl w:val="0"/>
          <w:numId w:val="1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Εφόσον το πιο πρόσφατα </w:t>
      </w:r>
      <w:proofErr w:type="spellStart"/>
      <w:r>
        <w:rPr>
          <w:sz w:val="24"/>
          <w:szCs w:val="24"/>
        </w:rPr>
        <w:t>ληφθέν</w:t>
      </w:r>
      <w:proofErr w:type="spellEnd"/>
      <w:r>
        <w:rPr>
          <w:sz w:val="24"/>
          <w:szCs w:val="24"/>
        </w:rPr>
        <w:t xml:space="preserve"> τμήμα TCP από τον server έχει αριθμό ακολουθίας 1055146, το επόμενο TCP τμήμα που μεταδίδεται θα πρέπει να έχει ACK 1055146 + 1412= 1056558</w:t>
      </w:r>
    </w:p>
    <w:p w14:paraId="6736EC4D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68480" behindDoc="0" locked="0" layoutInCell="1" hidden="0" allowOverlap="1" wp14:anchorId="7B0A9BD6" wp14:editId="610950E8">
            <wp:simplePos x="0" y="0"/>
            <wp:positionH relativeFrom="column">
              <wp:posOffset>-57148</wp:posOffset>
            </wp:positionH>
            <wp:positionV relativeFrom="paragraph">
              <wp:posOffset>267295</wp:posOffset>
            </wp:positionV>
            <wp:extent cx="6300470" cy="3403600"/>
            <wp:effectExtent l="0" t="0" r="0" b="0"/>
            <wp:wrapSquare wrapText="bothSides" distT="114300" distB="114300" distL="114300" distR="114300"/>
            <wp:docPr id="69" name="image3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3.png"/>
                    <pic:cNvPicPr preferRelativeResize="0"/>
                  </pic:nvPicPr>
                  <pic:blipFill>
                    <a:blip r:embed="rId1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41143338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EFDBEBD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78B38DF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2) Πρωτόκολλο UDP</w:t>
      </w:r>
    </w:p>
    <w:p w14:paraId="23117F2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148DC14" w14:textId="77777777" w:rsidR="00882451" w:rsidRDefault="006938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rPr>
          <w:sz w:val="24"/>
          <w:szCs w:val="24"/>
        </w:rPr>
      </w:pPr>
      <w:r>
        <w:rPr>
          <w:sz w:val="24"/>
          <w:szCs w:val="24"/>
        </w:rPr>
        <w:t xml:space="preserve">Σαν φίλτρο σύλληψης χρησιμοποιήσαμε: </w:t>
      </w:r>
    </w:p>
    <w:p w14:paraId="132FD957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proofErr w:type="spellStart"/>
      <w:r>
        <w:rPr>
          <w:sz w:val="24"/>
          <w:szCs w:val="24"/>
        </w:rPr>
        <w:t>host</w:t>
      </w:r>
      <w:proofErr w:type="spellEnd"/>
      <w:r>
        <w:rPr>
          <w:sz w:val="24"/>
          <w:szCs w:val="24"/>
        </w:rPr>
        <w:t xml:space="preserve"> 192.168.1.190</w:t>
      </w:r>
    </w:p>
    <w:p w14:paraId="2DB18BA4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όπου 192.168.1.190 είναι η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 μας.</w:t>
      </w:r>
    </w:p>
    <w:p w14:paraId="0F46CC6D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3D71D156" wp14:editId="5278B026">
            <wp:extent cx="4104069" cy="1908870"/>
            <wp:effectExtent l="0" t="0" r="0" b="0"/>
            <wp:docPr id="66" name="image3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1.png"/>
                    <pic:cNvPicPr preferRelativeResize="0"/>
                  </pic:nvPicPr>
                  <pic:blipFill>
                    <a:blip r:embed="rId20"/>
                    <a:srcRect r="57639" b="10948"/>
                    <a:stretch>
                      <a:fillRect/>
                    </a:stretch>
                  </pic:blipFill>
                  <pic:spPr>
                    <a:xfrm>
                      <a:off x="0" y="0"/>
                      <a:ext cx="4104069" cy="190887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A1D2DC4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C718C93" w14:textId="77777777" w:rsidR="00882451" w:rsidRDefault="006938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rPr>
          <w:sz w:val="24"/>
          <w:szCs w:val="24"/>
        </w:rPr>
      </w:pPr>
      <w:r>
        <w:rPr>
          <w:sz w:val="24"/>
          <w:szCs w:val="24"/>
        </w:rPr>
        <w:t xml:space="preserve">Ως φίλτρο απεικόνισης βάλαμε στο </w:t>
      </w:r>
      <w:proofErr w:type="spellStart"/>
      <w:r>
        <w:rPr>
          <w:sz w:val="24"/>
          <w:szCs w:val="24"/>
        </w:rPr>
        <w:t>display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filter</w:t>
      </w:r>
      <w:proofErr w:type="spellEnd"/>
      <w:r>
        <w:rPr>
          <w:sz w:val="24"/>
          <w:szCs w:val="24"/>
        </w:rPr>
        <w:t xml:space="preserve"> ‘</w:t>
      </w:r>
      <w:proofErr w:type="spellStart"/>
      <w:r>
        <w:rPr>
          <w:sz w:val="24"/>
          <w:szCs w:val="24"/>
        </w:rPr>
        <w:t>udp</w:t>
      </w:r>
      <w:proofErr w:type="spellEnd"/>
      <w:r>
        <w:rPr>
          <w:sz w:val="24"/>
          <w:szCs w:val="24"/>
        </w:rPr>
        <w:t>’.</w:t>
      </w:r>
    </w:p>
    <w:p w14:paraId="6B2AAB1B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731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7B0A8ED2" wp14:editId="5F161981">
            <wp:extent cx="4084909" cy="1755874"/>
            <wp:effectExtent l="0" t="0" r="0" b="0"/>
            <wp:docPr id="68" name="image3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084909" cy="1755874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EF3247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731"/>
        <w:rPr>
          <w:sz w:val="24"/>
          <w:szCs w:val="24"/>
        </w:rPr>
      </w:pPr>
    </w:p>
    <w:p w14:paraId="30CBCF04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731"/>
        <w:rPr>
          <w:sz w:val="24"/>
          <w:szCs w:val="24"/>
        </w:rPr>
      </w:pPr>
    </w:p>
    <w:p w14:paraId="15D18CBF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731"/>
        <w:rPr>
          <w:sz w:val="24"/>
          <w:szCs w:val="24"/>
        </w:rPr>
      </w:pPr>
    </w:p>
    <w:p w14:paraId="23112905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 w:hanging="731"/>
        <w:rPr>
          <w:sz w:val="24"/>
          <w:szCs w:val="24"/>
        </w:rPr>
      </w:pPr>
    </w:p>
    <w:p w14:paraId="645F700B" w14:textId="77777777" w:rsidR="00882451" w:rsidRPr="00E17638" w:rsidRDefault="006938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rPr>
          <w:sz w:val="24"/>
          <w:szCs w:val="24"/>
          <w:lang w:val="en-US"/>
        </w:rPr>
      </w:pPr>
      <w:r w:rsidRPr="00E17638">
        <w:rPr>
          <w:sz w:val="24"/>
          <w:szCs w:val="24"/>
          <w:lang w:val="en-US"/>
        </w:rPr>
        <w:t>source port: 16 bit, destination port: 16 bit, length =  16 bits, checksum = 16 bits</w:t>
      </w:r>
    </w:p>
    <w:p w14:paraId="3C5A3DEC" w14:textId="77777777" w:rsidR="00882451" w:rsidRPr="00E17638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  <w:r>
        <w:rPr>
          <w:noProof/>
        </w:rPr>
        <w:drawing>
          <wp:anchor distT="114300" distB="114300" distL="114300" distR="114300" simplePos="0" relativeHeight="251669504" behindDoc="0" locked="0" layoutInCell="1" hidden="0" allowOverlap="1" wp14:anchorId="6DDD5695" wp14:editId="5F4F8179">
            <wp:simplePos x="0" y="0"/>
            <wp:positionH relativeFrom="column">
              <wp:posOffset>-133348</wp:posOffset>
            </wp:positionH>
            <wp:positionV relativeFrom="paragraph">
              <wp:posOffset>244376</wp:posOffset>
            </wp:positionV>
            <wp:extent cx="6300470" cy="2032000"/>
            <wp:effectExtent l="0" t="0" r="0" b="0"/>
            <wp:wrapSquare wrapText="bothSides" distT="114300" distB="114300" distL="114300" distR="114300"/>
            <wp:docPr id="58" name="image2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3.png"/>
                    <pic:cNvPicPr preferRelativeResize="0"/>
                  </pic:nvPicPr>
                  <pic:blipFill>
                    <a:blip r:embed="rId2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0320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D065E19" w14:textId="77777777" w:rsidR="00882451" w:rsidRPr="00E17638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</w:p>
    <w:p w14:paraId="2854DD58" w14:textId="77777777" w:rsidR="00882451" w:rsidRPr="00E17638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</w:p>
    <w:p w14:paraId="5ABC40F9" w14:textId="77777777" w:rsidR="00882451" w:rsidRPr="00E17638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</w:p>
    <w:p w14:paraId="03157FA8" w14:textId="77777777" w:rsidR="00882451" w:rsidRPr="00E17638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</w:p>
    <w:p w14:paraId="6ACEF26C" w14:textId="77777777" w:rsidR="00882451" w:rsidRPr="00E17638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</w:p>
    <w:p w14:paraId="20370164" w14:textId="77777777" w:rsidR="00882451" w:rsidRPr="00E17638" w:rsidRDefault="00882451">
      <w:pPr>
        <w:spacing w:after="0" w:line="240" w:lineRule="auto"/>
        <w:rPr>
          <w:sz w:val="24"/>
          <w:szCs w:val="24"/>
          <w:lang w:val="en-US"/>
        </w:rPr>
      </w:pPr>
    </w:p>
    <w:p w14:paraId="793D0FF3" w14:textId="77777777" w:rsidR="00882451" w:rsidRPr="00E17638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</w:p>
    <w:p w14:paraId="3699C714" w14:textId="77777777" w:rsidR="00882451" w:rsidRPr="00E17638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</w:p>
    <w:p w14:paraId="44771006" w14:textId="77777777" w:rsidR="00882451" w:rsidRPr="00E17638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</w:p>
    <w:p w14:paraId="26AE9424" w14:textId="77777777" w:rsidR="00882451" w:rsidRPr="00E17638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</w:p>
    <w:p w14:paraId="1275FA61" w14:textId="77777777" w:rsidR="00882451" w:rsidRPr="00E17638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</w:p>
    <w:p w14:paraId="531311C9" w14:textId="77777777" w:rsidR="00882451" w:rsidRPr="00E17638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</w:p>
    <w:p w14:paraId="1D9E2EDA" w14:textId="77777777" w:rsidR="00882451" w:rsidRPr="00E17638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</w:p>
    <w:p w14:paraId="58782B13" w14:textId="77777777" w:rsidR="00882451" w:rsidRPr="00E17638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</w:p>
    <w:p w14:paraId="1519557E" w14:textId="77777777" w:rsidR="00882451" w:rsidRDefault="006938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08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Header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length</w:t>
      </w:r>
      <w:proofErr w:type="spellEnd"/>
      <w:r>
        <w:rPr>
          <w:sz w:val="24"/>
          <w:szCs w:val="24"/>
        </w:rPr>
        <w:t xml:space="preserve">: 8 </w:t>
      </w:r>
      <w:proofErr w:type="spellStart"/>
      <w:r>
        <w:rPr>
          <w:sz w:val="24"/>
          <w:szCs w:val="24"/>
        </w:rPr>
        <w:t>bytes</w:t>
      </w:r>
      <w:proofErr w:type="spellEnd"/>
      <w:r>
        <w:rPr>
          <w:noProof/>
        </w:rPr>
        <w:drawing>
          <wp:anchor distT="114300" distB="114300" distL="114300" distR="114300" simplePos="0" relativeHeight="251670528" behindDoc="0" locked="0" layoutInCell="1" hidden="0" allowOverlap="1" wp14:anchorId="0826D5CD" wp14:editId="54E4E0F4">
            <wp:simplePos x="0" y="0"/>
            <wp:positionH relativeFrom="column">
              <wp:posOffset>-133348</wp:posOffset>
            </wp:positionH>
            <wp:positionV relativeFrom="paragraph">
              <wp:posOffset>504825</wp:posOffset>
            </wp:positionV>
            <wp:extent cx="4814888" cy="2622329"/>
            <wp:effectExtent l="0" t="0" r="0" b="0"/>
            <wp:wrapSquare wrapText="bothSides" distT="114300" distB="114300" distL="114300" distR="114300"/>
            <wp:docPr id="43" name="image1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5.png"/>
                    <pic:cNvPicPr preferRelativeResize="0"/>
                  </pic:nvPicPr>
                  <pic:blipFill>
                    <a:blip r:embed="rId2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814888" cy="262232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7F1713C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491AF96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409EE72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C0D8D44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EF13B4C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77CCB65" w14:textId="2E3482D6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993B40A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26EAF03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B3CD597" w14:textId="3FAEF249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7DAD0FB" w14:textId="6923BEB3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08FFFD5" w14:textId="2F4093D4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BC7D687" w14:textId="18722A98" w:rsidR="006D1BCB" w:rsidRDefault="006D1B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0C84884" w14:textId="6F341DF7" w:rsidR="006D1BCB" w:rsidRDefault="006D1B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1AD32F9" w14:textId="44498F82" w:rsidR="006D1BCB" w:rsidRDefault="006D1B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D0EC6F0" w14:textId="4A2DFD8E" w:rsidR="006D1BCB" w:rsidRDefault="006D1B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D88E1DC" w14:textId="7536561E" w:rsidR="006D1BCB" w:rsidRDefault="006D1B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86FDDB9" w14:textId="77777777" w:rsidR="006D1BCB" w:rsidRDefault="006D1B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F564F45" w14:textId="6193341F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D2BC916" w14:textId="265DFFD4" w:rsidR="00882451" w:rsidRDefault="00A05472" w:rsidP="005258AA">
      <w:pPr>
        <w:pStyle w:val="ListParagraph"/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-270" w:firstLine="63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1552" behindDoc="0" locked="0" layoutInCell="1" hidden="0" allowOverlap="1" wp14:anchorId="6B96D56B" wp14:editId="510AF13F">
            <wp:simplePos x="0" y="0"/>
            <wp:positionH relativeFrom="margin">
              <wp:align>right</wp:align>
            </wp:positionH>
            <wp:positionV relativeFrom="paragraph">
              <wp:posOffset>8890</wp:posOffset>
            </wp:positionV>
            <wp:extent cx="4152900" cy="4503420"/>
            <wp:effectExtent l="0" t="0" r="0" b="0"/>
            <wp:wrapSquare wrapText="bothSides" distT="114300" distB="114300" distL="114300" distR="114300"/>
            <wp:docPr id="42" name="image1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6.png"/>
                    <pic:cNvPicPr preferRelativeResize="0"/>
                  </pic:nvPicPr>
                  <pic:blipFill>
                    <a:blip r:embed="rId24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152900" cy="45034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6938C1" w:rsidRPr="005258AA">
        <w:rPr>
          <w:sz w:val="24"/>
          <w:szCs w:val="24"/>
        </w:rPr>
        <w:t xml:space="preserve"> O αριθμός πρωτοκόλλου για το UDP στην επικεφαλίδα του πακέτου IP εντός του οποίου ενθυλακώνεται είναι το 17.</w:t>
      </w:r>
    </w:p>
    <w:p w14:paraId="114D9AA4" w14:textId="77777777" w:rsidR="005258AA" w:rsidRPr="005258AA" w:rsidRDefault="005258AA" w:rsidP="005258AA">
      <w:pPr>
        <w:pStyle w:val="ListParagraph"/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540"/>
        <w:rPr>
          <w:sz w:val="24"/>
          <w:szCs w:val="24"/>
        </w:rPr>
      </w:pPr>
    </w:p>
    <w:p w14:paraId="33CE06C1" w14:textId="4D759F55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1E5ED53" w14:textId="6BBC0022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CCE44C1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030A022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47BFC7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39118FA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0780E0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8C003C2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95CE6B1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C0AFD81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CABF23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B78E6BB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8383BDF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05DACBB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4B87028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2B3696D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7E04B99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2C0ED9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E68B9B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DE07226" w14:textId="77777777" w:rsidR="00882451" w:rsidRDefault="006938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>Το μήκος του τμήματος (</w:t>
      </w:r>
      <w:proofErr w:type="spellStart"/>
      <w:r>
        <w:rPr>
          <w:sz w:val="24"/>
          <w:szCs w:val="24"/>
        </w:rPr>
        <w:t>segment</w:t>
      </w:r>
      <w:proofErr w:type="spellEnd"/>
      <w:r>
        <w:rPr>
          <w:sz w:val="24"/>
          <w:szCs w:val="24"/>
        </w:rPr>
        <w:t xml:space="preserve">) βάσει του μεγέθους του πακέτου αυτού, είναι 142 - 20 = 122 </w:t>
      </w:r>
      <w:proofErr w:type="spellStart"/>
      <w:r>
        <w:rPr>
          <w:sz w:val="24"/>
          <w:szCs w:val="24"/>
        </w:rPr>
        <w:t>Bytes</w:t>
      </w:r>
      <w:proofErr w:type="spellEnd"/>
      <w:r>
        <w:rPr>
          <w:sz w:val="24"/>
          <w:szCs w:val="24"/>
        </w:rPr>
        <w:t xml:space="preserve">. Δηλαδή από το συνολικό μέγεθος του ΙΡ πακέτου (142) αφαιρούμε την επικεφαλίδα του ΙΡ πακέτου μας, και στο τέλος μένουν τα </w:t>
      </w:r>
      <w:proofErr w:type="spellStart"/>
      <w:r>
        <w:rPr>
          <w:sz w:val="24"/>
          <w:szCs w:val="24"/>
        </w:rPr>
        <w:t>bytes</w:t>
      </w:r>
      <w:proofErr w:type="spellEnd"/>
      <w:r>
        <w:rPr>
          <w:sz w:val="24"/>
          <w:szCs w:val="24"/>
        </w:rPr>
        <w:t xml:space="preserve"> που αντιστοιχούν στο UDP </w:t>
      </w:r>
      <w:proofErr w:type="spellStart"/>
      <w:r>
        <w:rPr>
          <w:sz w:val="24"/>
          <w:szCs w:val="24"/>
        </w:rPr>
        <w:t>segment</w:t>
      </w:r>
      <w:proofErr w:type="spellEnd"/>
      <w:r>
        <w:rPr>
          <w:sz w:val="24"/>
          <w:szCs w:val="24"/>
        </w:rPr>
        <w:t>.</w:t>
      </w:r>
    </w:p>
    <w:p w14:paraId="6687E90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704A258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7D4BECB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2576" behindDoc="0" locked="0" layoutInCell="1" hidden="0" allowOverlap="1" wp14:anchorId="7FA3BA7B" wp14:editId="4736059B">
            <wp:simplePos x="0" y="0"/>
            <wp:positionH relativeFrom="column">
              <wp:posOffset>19052</wp:posOffset>
            </wp:positionH>
            <wp:positionV relativeFrom="paragraph">
              <wp:posOffset>114300</wp:posOffset>
            </wp:positionV>
            <wp:extent cx="6300470" cy="3454400"/>
            <wp:effectExtent l="0" t="0" r="0" b="0"/>
            <wp:wrapSquare wrapText="bothSides" distT="114300" distB="114300" distL="114300" distR="114300"/>
            <wp:docPr id="59" name="image2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0.png"/>
                    <pic:cNvPicPr preferRelativeResize="0"/>
                  </pic:nvPicPr>
                  <pic:blipFill>
                    <a:blip r:embed="rId2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544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17A84DC3" w14:textId="77777777" w:rsidR="00882451" w:rsidRDefault="006938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Προσδιορίζει το συνολικό μέγεθος του πακέτου UDP σε </w:t>
      </w:r>
      <w:proofErr w:type="spellStart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>Bytes</w:t>
      </w:r>
      <w:proofErr w:type="spellEnd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, συμπεριλαμβανομένου και της επικεφαλίδας.  </w:t>
      </w:r>
    </w:p>
    <w:p w14:paraId="2EBBE76A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rFonts w:ascii="Arial" w:eastAsia="Arial" w:hAnsi="Arial" w:cs="Arial"/>
          <w:color w:val="202124"/>
          <w:sz w:val="24"/>
          <w:szCs w:val="24"/>
          <w:highlight w:val="white"/>
        </w:rPr>
      </w:pPr>
    </w:p>
    <w:p w14:paraId="79A9A279" w14:textId="77777777" w:rsidR="00882451" w:rsidRDefault="006938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Το μέγιστο μέγεθος τμήματος για UDP είναι 65.535 </w:t>
      </w:r>
      <w:proofErr w:type="spellStart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>bytes</w:t>
      </w:r>
      <w:proofErr w:type="spellEnd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(8 </w:t>
      </w:r>
      <w:proofErr w:type="spellStart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>byte</w:t>
      </w:r>
      <w:proofErr w:type="spellEnd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</w:t>
      </w:r>
      <w:proofErr w:type="spellStart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>header</w:t>
      </w:r>
      <w:proofErr w:type="spellEnd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+ 65,527 </w:t>
      </w:r>
      <w:proofErr w:type="spellStart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>bytes</w:t>
      </w:r>
      <w:proofErr w:type="spellEnd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of </w:t>
      </w:r>
      <w:proofErr w:type="spellStart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>data</w:t>
      </w:r>
      <w:proofErr w:type="spellEnd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), διότι το μέγεθος του πεδίου που αντιστοιχεί στο προσδιορισμό του μεγέθους του </w:t>
      </w:r>
      <w:proofErr w:type="spellStart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>segment</w:t>
      </w:r>
      <w:proofErr w:type="spellEnd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είναι 2 </w:t>
      </w:r>
      <w:proofErr w:type="spellStart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>bytes</w:t>
      </w:r>
      <w:proofErr w:type="spellEnd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, επομένως ο μεγαλύτερος αριθμός που μπορούμε να πάρουμε από 2 </w:t>
      </w:r>
      <w:proofErr w:type="spellStart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>bytes</w:t>
      </w:r>
      <w:proofErr w:type="spellEnd"/>
      <w:r>
        <w:rPr>
          <w:rFonts w:ascii="Arial" w:eastAsia="Arial" w:hAnsi="Arial" w:cs="Arial"/>
          <w:color w:val="202124"/>
          <w:sz w:val="24"/>
          <w:szCs w:val="24"/>
          <w:highlight w:val="white"/>
        </w:rPr>
        <w:t xml:space="preserve"> είναι ο 65.535 (1111111111111111).</w:t>
      </w:r>
    </w:p>
    <w:p w14:paraId="7BCAFB68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rFonts w:ascii="Arial" w:eastAsia="Arial" w:hAnsi="Arial" w:cs="Arial"/>
          <w:color w:val="202124"/>
          <w:sz w:val="24"/>
          <w:szCs w:val="24"/>
          <w:highlight w:val="white"/>
        </w:rPr>
      </w:pPr>
    </w:p>
    <w:p w14:paraId="351BC3F0" w14:textId="77777777" w:rsidR="00882451" w:rsidRDefault="006938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Στην εικόνα φαίνεται ότι το πρωτόκολλο που χρησιμοποιείται είναι το UDP.</w:t>
      </w:r>
    </w:p>
    <w:p w14:paraId="05388B1C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w:lastRenderedPageBreak/>
        <w:drawing>
          <wp:anchor distT="114300" distB="114300" distL="114300" distR="114300" simplePos="0" relativeHeight="251673600" behindDoc="0" locked="0" layoutInCell="1" hidden="0" allowOverlap="1" wp14:anchorId="7E81EE23" wp14:editId="5999A4F5">
            <wp:simplePos x="0" y="0"/>
            <wp:positionH relativeFrom="column">
              <wp:posOffset>-371472</wp:posOffset>
            </wp:positionH>
            <wp:positionV relativeFrom="paragraph">
              <wp:posOffset>134020</wp:posOffset>
            </wp:positionV>
            <wp:extent cx="6300470" cy="2743200"/>
            <wp:effectExtent l="0" t="0" r="0" b="0"/>
            <wp:wrapSquare wrapText="bothSides" distT="114300" distB="114300" distL="114300" distR="114300"/>
            <wp:docPr id="60" name="image25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25.png"/>
                    <pic:cNvPicPr preferRelativeResize="0"/>
                  </pic:nvPicPr>
                  <pic:blipFill>
                    <a:blip r:embed="rId2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7432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653D5822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D6AFB92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C420D79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D0B9121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FCB8558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DC7391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EE60311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910899B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A7BBE66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84426A5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98B6EBF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52450F5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D4289FE" w14:textId="77777777" w:rsidR="00882451" w:rsidRDefault="006938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Ένας από τους </w:t>
      </w:r>
      <w:proofErr w:type="spellStart"/>
      <w:r>
        <w:rPr>
          <w:sz w:val="24"/>
          <w:szCs w:val="24"/>
        </w:rPr>
        <w:t>nameservers</w:t>
      </w:r>
      <w:proofErr w:type="spellEnd"/>
      <w:r>
        <w:rPr>
          <w:sz w:val="24"/>
          <w:szCs w:val="24"/>
        </w:rPr>
        <w:t xml:space="preserve"> είναι ο n3g.akamaiedge.net με IP </w:t>
      </w:r>
      <w:proofErr w:type="spellStart"/>
      <w:r>
        <w:rPr>
          <w:sz w:val="24"/>
          <w:szCs w:val="24"/>
        </w:rPr>
        <w:t>address</w:t>
      </w:r>
      <w:proofErr w:type="spellEnd"/>
      <w:r>
        <w:rPr>
          <w:sz w:val="24"/>
          <w:szCs w:val="24"/>
        </w:rPr>
        <w:t>: 2.19.51.80</w:t>
      </w:r>
    </w:p>
    <w:p w14:paraId="6CB49795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672825D0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4624" behindDoc="0" locked="0" layoutInCell="1" hidden="0" allowOverlap="1" wp14:anchorId="765A28BC" wp14:editId="7BD9BD6A">
            <wp:simplePos x="0" y="0"/>
            <wp:positionH relativeFrom="column">
              <wp:posOffset>-419098</wp:posOffset>
            </wp:positionH>
            <wp:positionV relativeFrom="paragraph">
              <wp:posOffset>185440</wp:posOffset>
            </wp:positionV>
            <wp:extent cx="6300470" cy="3416300"/>
            <wp:effectExtent l="0" t="0" r="0" b="0"/>
            <wp:wrapSquare wrapText="bothSides" distT="114300" distB="114300" distL="114300" distR="114300"/>
            <wp:docPr id="40" name="image6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6.png"/>
                    <pic:cNvPicPr preferRelativeResize="0"/>
                  </pic:nvPicPr>
                  <pic:blipFill>
                    <a:blip r:embed="rId2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16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A3F91FB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43CFEF7F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1B23C683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46834E3B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365D0194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291263EF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41908125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5FB7408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143478C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3C0B3BEC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16069258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152909FF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62712ED0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2B1DBDBA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2F044C15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52E78E5B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184D12E6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5FDAD33A" w14:textId="1467AE9F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68A2D74F" w14:textId="4A2AF1D4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6C8C1CB7" w14:textId="56369C5A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08191CEA" w14:textId="4676E5EB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5A5F48F4" w14:textId="147E97A7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578CA16E" w14:textId="77777777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68E63175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62044A1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1440"/>
        <w:rPr>
          <w:sz w:val="24"/>
          <w:szCs w:val="24"/>
        </w:rPr>
      </w:pPr>
    </w:p>
    <w:p w14:paraId="599B4678" w14:textId="77777777" w:rsidR="00882451" w:rsidRDefault="006938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lastRenderedPageBreak/>
        <w:t>Source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port</w:t>
      </w:r>
      <w:proofErr w:type="spellEnd"/>
      <w:r>
        <w:rPr>
          <w:sz w:val="24"/>
          <w:szCs w:val="24"/>
        </w:rPr>
        <w:t xml:space="preserve">: 53, </w:t>
      </w:r>
      <w:proofErr w:type="spellStart"/>
      <w:r>
        <w:rPr>
          <w:sz w:val="24"/>
          <w:szCs w:val="24"/>
        </w:rPr>
        <w:t>destination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port</w:t>
      </w:r>
      <w:proofErr w:type="spellEnd"/>
      <w:r>
        <w:rPr>
          <w:sz w:val="24"/>
          <w:szCs w:val="24"/>
        </w:rPr>
        <w:t>: 62610</w:t>
      </w:r>
    </w:p>
    <w:p w14:paraId="34EB5BEF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 </w:t>
      </w:r>
      <w:r>
        <w:rPr>
          <w:noProof/>
        </w:rPr>
        <w:drawing>
          <wp:anchor distT="114300" distB="114300" distL="114300" distR="114300" simplePos="0" relativeHeight="251675648" behindDoc="0" locked="0" layoutInCell="1" hidden="0" allowOverlap="1" wp14:anchorId="6B4474EE" wp14:editId="3C46BE2E">
            <wp:simplePos x="0" y="0"/>
            <wp:positionH relativeFrom="column">
              <wp:posOffset>-295272</wp:posOffset>
            </wp:positionH>
            <wp:positionV relativeFrom="paragraph">
              <wp:posOffset>286345</wp:posOffset>
            </wp:positionV>
            <wp:extent cx="6300470" cy="3403600"/>
            <wp:effectExtent l="0" t="0" r="0" b="0"/>
            <wp:wrapSquare wrapText="bothSides" distT="114300" distB="114300" distL="114300" distR="114300"/>
            <wp:docPr id="44" name="image9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9.png"/>
                    <pic:cNvPicPr preferRelativeResize="0"/>
                  </pic:nvPicPr>
                  <pic:blipFill>
                    <a:blip r:embed="rId2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4036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010055D5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4E9809C" w14:textId="77777777" w:rsidR="00882451" w:rsidRDefault="006938C1">
      <w:pPr>
        <w:numPr>
          <w:ilvl w:val="0"/>
          <w:numId w:val="2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Αντιστοιχεί η θύρα 53 (</w:t>
      </w:r>
      <w:proofErr w:type="spellStart"/>
      <w:r>
        <w:rPr>
          <w:sz w:val="24"/>
          <w:szCs w:val="24"/>
        </w:rPr>
        <w:t>well-known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port</w:t>
      </w:r>
      <w:proofErr w:type="spellEnd"/>
      <w:r>
        <w:rPr>
          <w:sz w:val="24"/>
          <w:szCs w:val="24"/>
        </w:rPr>
        <w:t>)</w:t>
      </w:r>
    </w:p>
    <w:p w14:paraId="0CF784F1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EB3CD3B" w14:textId="4919E8E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208CDFF" w14:textId="26D36E94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845ED6D" w14:textId="4DB227EB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6B23A7D" w14:textId="3E7A9844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0302DCB" w14:textId="535963FE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75DD74D" w14:textId="56196689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77F6D23" w14:textId="5E8AA99C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899B3F8" w14:textId="0B99F2F6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C0A6DE2" w14:textId="27263884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052E963" w14:textId="07D02EBE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89DF635" w14:textId="3EFB2689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40237C7" w14:textId="24229740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E113070" w14:textId="547C2FBF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B40A447" w14:textId="39EB153B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A9A3F52" w14:textId="5A7BD9D2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C602D7F" w14:textId="70BE43AA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E36CB7D" w14:textId="272968A2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A9FC9BE" w14:textId="77777777" w:rsidR="002A3017" w:rsidRDefault="002A3017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2D50312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lastRenderedPageBreak/>
        <w:t xml:space="preserve">3) Πρωτόκολλο HTTP </w:t>
      </w:r>
    </w:p>
    <w:p w14:paraId="60E37CC5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2367C91" w14:textId="77777777" w:rsidR="00882451" w:rsidRDefault="006938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Το φίλτρο απεικόνισης που χρησιμοποιήσαμε είναι </w:t>
      </w:r>
      <w:proofErr w:type="spellStart"/>
      <w:r>
        <w:rPr>
          <w:sz w:val="24"/>
          <w:szCs w:val="24"/>
        </w:rPr>
        <w:t>http</w:t>
      </w:r>
      <w:proofErr w:type="spellEnd"/>
      <w:r>
        <w:rPr>
          <w:sz w:val="24"/>
          <w:szCs w:val="24"/>
        </w:rPr>
        <w:t>.</w:t>
      </w:r>
    </w:p>
    <w:p w14:paraId="4F5588D6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0FABDF6" wp14:editId="2E563247">
            <wp:extent cx="6300470" cy="2908300"/>
            <wp:effectExtent l="0" t="0" r="0" b="0"/>
            <wp:docPr id="45" name="image1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4.png"/>
                    <pic:cNvPicPr preferRelativeResize="0"/>
                  </pic:nvPicPr>
                  <pic:blipFill>
                    <a:blip r:embed="rId29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2908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F6F627F" w14:textId="77777777" w:rsidR="00882451" w:rsidRDefault="006938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H έκδοση HTTP που χρησιμοποίησε ο πλοηγός μας είναι η 1.1.</w:t>
      </w:r>
    </w:p>
    <w:p w14:paraId="0F225311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3BD39234" wp14:editId="3E9CB403">
            <wp:extent cx="6067425" cy="1209675"/>
            <wp:effectExtent l="0" t="0" r="0" b="0"/>
            <wp:docPr id="46" name="image7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7.png"/>
                    <pic:cNvPicPr preferRelativeResize="0"/>
                  </pic:nvPicPr>
                  <pic:blipFill>
                    <a:blip r:embed="rId30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067425" cy="12096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2D97E1B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b/>
          <w:sz w:val="24"/>
          <w:szCs w:val="24"/>
          <w:u w:val="single"/>
        </w:rPr>
      </w:pPr>
    </w:p>
    <w:p w14:paraId="5CC79DDC" w14:textId="77777777" w:rsidR="00882451" w:rsidRDefault="006938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Οι γλώσσες που υποστηρίζει είναι αγγλικά και ελληνικά.</w:t>
      </w:r>
    </w:p>
    <w:p w14:paraId="70FFE8C5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  <w:u w:val="single"/>
        </w:rPr>
      </w:pPr>
      <w:r>
        <w:rPr>
          <w:b/>
          <w:noProof/>
          <w:sz w:val="24"/>
          <w:szCs w:val="24"/>
          <w:u w:val="single"/>
        </w:rPr>
        <w:drawing>
          <wp:inline distT="114300" distB="114300" distL="114300" distR="114300" wp14:anchorId="1CB2B474" wp14:editId="0EC1860F">
            <wp:extent cx="5762625" cy="2114550"/>
            <wp:effectExtent l="0" t="0" r="0" b="0"/>
            <wp:docPr id="47" name="image11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1.png"/>
                    <pic:cNvPicPr preferRelativeResize="0"/>
                  </pic:nvPicPr>
                  <pic:blipFill>
                    <a:blip r:embed="rId31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762625" cy="211455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491C454" w14:textId="77777777" w:rsidR="00882451" w:rsidRDefault="006938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To φίλτρο που χρησιμοποιήσαμε είναι </w:t>
      </w:r>
      <w:proofErr w:type="spellStart"/>
      <w:r>
        <w:rPr>
          <w:sz w:val="24"/>
          <w:szCs w:val="24"/>
        </w:rPr>
        <w:t>tcp.flags.syn</w:t>
      </w:r>
      <w:proofErr w:type="spellEnd"/>
      <w:r>
        <w:rPr>
          <w:sz w:val="24"/>
          <w:szCs w:val="24"/>
        </w:rPr>
        <w:t xml:space="preserve"> == 1 &amp;&amp; </w:t>
      </w:r>
      <w:proofErr w:type="spellStart"/>
      <w:r>
        <w:rPr>
          <w:sz w:val="24"/>
          <w:szCs w:val="24"/>
        </w:rPr>
        <w:t>tcp.ack</w:t>
      </w:r>
      <w:proofErr w:type="spellEnd"/>
      <w:r>
        <w:rPr>
          <w:sz w:val="24"/>
          <w:szCs w:val="24"/>
        </w:rPr>
        <w:t xml:space="preserve"> == 0 &amp;&amp; </w:t>
      </w:r>
      <w:proofErr w:type="spellStart"/>
      <w:r>
        <w:rPr>
          <w:sz w:val="24"/>
          <w:szCs w:val="24"/>
        </w:rPr>
        <w:t>ip.dst</w:t>
      </w:r>
      <w:proofErr w:type="spellEnd"/>
      <w:r>
        <w:rPr>
          <w:sz w:val="24"/>
          <w:szCs w:val="24"/>
        </w:rPr>
        <w:t xml:space="preserve"> == 195.251.248.252.</w:t>
      </w:r>
    </w:p>
    <w:p w14:paraId="0725A09D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98F4F32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31409E9A" wp14:editId="171159C8">
            <wp:extent cx="6300470" cy="3098800"/>
            <wp:effectExtent l="0" t="0" r="0" b="0"/>
            <wp:docPr id="48" name="image4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4.png"/>
                    <pic:cNvPicPr preferRelativeResize="0"/>
                  </pic:nvPicPr>
                  <pic:blipFill>
                    <a:blip r:embed="rId32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098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19DE18CB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869DF3C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Χρησιμοποιήσαμε αυτά τα φίλτρα διότι θέλουμε τα πρώτα </w:t>
      </w:r>
      <w:proofErr w:type="spellStart"/>
      <w:r>
        <w:rPr>
          <w:sz w:val="24"/>
          <w:szCs w:val="24"/>
        </w:rPr>
        <w:t>segments</w:t>
      </w:r>
      <w:proofErr w:type="spellEnd"/>
      <w:r>
        <w:rPr>
          <w:sz w:val="24"/>
          <w:szCs w:val="24"/>
        </w:rPr>
        <w:t xml:space="preserve"> από κάθε </w:t>
      </w:r>
      <w:proofErr w:type="spellStart"/>
      <w:r>
        <w:rPr>
          <w:sz w:val="24"/>
          <w:szCs w:val="24"/>
        </w:rPr>
        <w:t>tcp</w:t>
      </w:r>
      <w:proofErr w:type="spellEnd"/>
      <w:r>
        <w:rPr>
          <w:sz w:val="24"/>
          <w:szCs w:val="24"/>
        </w:rPr>
        <w:t xml:space="preserve"> 3 </w:t>
      </w:r>
      <w:proofErr w:type="spellStart"/>
      <w:r>
        <w:rPr>
          <w:sz w:val="24"/>
          <w:szCs w:val="24"/>
        </w:rPr>
        <w:t>way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handshake</w:t>
      </w:r>
      <w:proofErr w:type="spellEnd"/>
      <w:r>
        <w:rPr>
          <w:sz w:val="24"/>
          <w:szCs w:val="24"/>
        </w:rPr>
        <w:t xml:space="preserve"> που έχει πραγματοποιηθεί κατά την διάρκεια της αναζήτησης της ζητούμενης ιστοσελίδας. Επομένως, το πρώτο βήμα της τριπλής χειραψίας το SYN </w:t>
      </w:r>
      <w:proofErr w:type="spellStart"/>
      <w:r>
        <w:rPr>
          <w:sz w:val="24"/>
          <w:szCs w:val="24"/>
        </w:rPr>
        <w:t>bit</w:t>
      </w:r>
      <w:proofErr w:type="spellEnd"/>
      <w:r>
        <w:rPr>
          <w:sz w:val="24"/>
          <w:szCs w:val="24"/>
        </w:rPr>
        <w:t xml:space="preserve"> από τον υπολογιστή μας είναι 1 (</w:t>
      </w:r>
      <w:proofErr w:type="spellStart"/>
      <w:r>
        <w:rPr>
          <w:sz w:val="24"/>
          <w:szCs w:val="24"/>
        </w:rPr>
        <w:t>set</w:t>
      </w:r>
      <w:proofErr w:type="spellEnd"/>
      <w:r>
        <w:rPr>
          <w:sz w:val="24"/>
          <w:szCs w:val="24"/>
        </w:rPr>
        <w:t xml:space="preserve">) και το ACK </w:t>
      </w:r>
      <w:proofErr w:type="spellStart"/>
      <w:r>
        <w:rPr>
          <w:sz w:val="24"/>
          <w:szCs w:val="24"/>
        </w:rPr>
        <w:t>bit</w:t>
      </w:r>
      <w:proofErr w:type="spellEnd"/>
      <w:r>
        <w:rPr>
          <w:sz w:val="24"/>
          <w:szCs w:val="24"/>
        </w:rPr>
        <w:t xml:space="preserve"> είναι 0 (αφού περιμένουμε να το “επιστρέψει” με την τιμή “1” ο server).</w:t>
      </w:r>
    </w:p>
    <w:p w14:paraId="10A6098B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CC8E001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proofErr w:type="spellStart"/>
      <w:r>
        <w:rPr>
          <w:sz w:val="24"/>
          <w:szCs w:val="24"/>
        </w:rPr>
        <w:t>Oι</w:t>
      </w:r>
      <w:proofErr w:type="spellEnd"/>
      <w:r>
        <w:rPr>
          <w:sz w:val="24"/>
          <w:szCs w:val="24"/>
        </w:rPr>
        <w:t xml:space="preserve"> συνδέσεις TCP είναι 8 και οι θύρες πηγής είναι 60146, 60147, 60150, 60151, 60154, 60157, 60174, 60175. </w:t>
      </w:r>
    </w:p>
    <w:p w14:paraId="51465D48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375619C" w14:textId="77777777" w:rsidR="00882451" w:rsidRDefault="006938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Το φίλτρο που χρησιμοποιήσαμε για να εμφανιστούν μόνο τα HTTP </w:t>
      </w:r>
      <w:proofErr w:type="spellStart"/>
      <w:r>
        <w:rPr>
          <w:sz w:val="24"/>
          <w:szCs w:val="24"/>
        </w:rPr>
        <w:t>Requests</w:t>
      </w:r>
      <w:proofErr w:type="spellEnd"/>
      <w:r>
        <w:rPr>
          <w:sz w:val="24"/>
          <w:szCs w:val="24"/>
        </w:rPr>
        <w:t xml:space="preserve"> είναι </w:t>
      </w:r>
      <w:proofErr w:type="spellStart"/>
      <w:r>
        <w:rPr>
          <w:sz w:val="24"/>
          <w:szCs w:val="24"/>
        </w:rPr>
        <w:t>http.request.method</w:t>
      </w:r>
      <w:proofErr w:type="spellEnd"/>
      <w:r>
        <w:rPr>
          <w:sz w:val="24"/>
          <w:szCs w:val="24"/>
        </w:rPr>
        <w:t xml:space="preserve"> == "GET" και αποστάλθηκαν 44 εντολές προς τον εξυπηρετητή ιστού.</w:t>
      </w:r>
    </w:p>
    <w:p w14:paraId="192E57F8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1F184B6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lastRenderedPageBreak/>
        <w:drawing>
          <wp:inline distT="114300" distB="114300" distL="114300" distR="114300" wp14:anchorId="0FAE0D59" wp14:editId="2342D1F2">
            <wp:extent cx="6300470" cy="3949700"/>
            <wp:effectExtent l="0" t="0" r="0" b="0"/>
            <wp:docPr id="49" name="image10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0.png"/>
                    <pic:cNvPicPr preferRelativeResize="0"/>
                  </pic:nvPicPr>
                  <pic:blipFill>
                    <a:blip r:embed="rId33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39497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97CF5C3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9ED03CB" w14:textId="77777777" w:rsidR="00882451" w:rsidRDefault="006938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Η αρχική γραμμή των αποκρίσεων περιέχει 3 μέρη. Αρχικά έχει το όνομα της μεθόδου με κεφαλαία γράμματα, σε εμάς είναι το GET, την τοπική διαδρομή (</w:t>
      </w:r>
      <w:proofErr w:type="spellStart"/>
      <w:r>
        <w:rPr>
          <w:sz w:val="24"/>
          <w:szCs w:val="24"/>
        </w:rPr>
        <w:t>local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path</w:t>
      </w:r>
      <w:proofErr w:type="spellEnd"/>
      <w:r>
        <w:rPr>
          <w:sz w:val="24"/>
          <w:szCs w:val="24"/>
        </w:rPr>
        <w:t>) του αιτούμενου πόρου και τέλος την έκδοση του πρωτοκόλλου που χρησιμοποιείται, στην περίπτωσή μας HTTP 1.1.</w:t>
      </w:r>
    </w:p>
    <w:p w14:paraId="74B7674C" w14:textId="77777777" w:rsidR="00882451" w:rsidRDefault="006938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Στο 1ο βήμα [SYN], ο client θέλει να εγκαθιδρύσει σύνδεση με τον server, οπότε στέλνει ένα </w:t>
      </w:r>
      <w:proofErr w:type="spellStart"/>
      <w:r>
        <w:rPr>
          <w:sz w:val="24"/>
          <w:szCs w:val="24"/>
        </w:rPr>
        <w:t>tcp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syn</w:t>
      </w:r>
      <w:proofErr w:type="spellEnd"/>
      <w:r>
        <w:rPr>
          <w:sz w:val="24"/>
          <w:szCs w:val="24"/>
        </w:rPr>
        <w:t xml:space="preserve"> μήνυμα με το </w:t>
      </w:r>
      <w:proofErr w:type="spellStart"/>
      <w:r>
        <w:rPr>
          <w:sz w:val="24"/>
          <w:szCs w:val="24"/>
        </w:rPr>
        <w:t>SYNbit</w:t>
      </w:r>
      <w:proofErr w:type="spellEnd"/>
      <w:r>
        <w:rPr>
          <w:sz w:val="24"/>
          <w:szCs w:val="24"/>
        </w:rPr>
        <w:t xml:space="preserve"> = 1 και </w:t>
      </w:r>
      <w:proofErr w:type="spellStart"/>
      <w:r>
        <w:rPr>
          <w:sz w:val="24"/>
          <w:szCs w:val="24"/>
        </w:rPr>
        <w:t>sequence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= 0 , έτσι ώστε ο εξυπηρετητής να ξέρει ότι ο πελάτης θέλει να επικοινωνήσει μαζί του, και με τι </w:t>
      </w:r>
      <w:proofErr w:type="spellStart"/>
      <w:r>
        <w:rPr>
          <w:sz w:val="24"/>
          <w:szCs w:val="24"/>
        </w:rPr>
        <w:t>sequence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θα ξεκινάει τα </w:t>
      </w:r>
      <w:proofErr w:type="spellStart"/>
      <w:r>
        <w:rPr>
          <w:sz w:val="24"/>
          <w:szCs w:val="24"/>
        </w:rPr>
        <w:t>segments</w:t>
      </w:r>
      <w:proofErr w:type="spellEnd"/>
      <w:r>
        <w:rPr>
          <w:sz w:val="24"/>
          <w:szCs w:val="24"/>
        </w:rPr>
        <w:t xml:space="preserve"> που του στέλνει.</w:t>
      </w:r>
    </w:p>
    <w:p w14:paraId="3B02C5AC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Στο 2ο βήμα [SYN, ACK] ο εξυπηρετητής απαντά στον πελάτη με ένα SYNACK μήνυμα, (θέτει το </w:t>
      </w:r>
      <w:proofErr w:type="spellStart"/>
      <w:r>
        <w:rPr>
          <w:sz w:val="24"/>
          <w:szCs w:val="24"/>
        </w:rPr>
        <w:t>ACKbit</w:t>
      </w:r>
      <w:proofErr w:type="spellEnd"/>
      <w:r>
        <w:rPr>
          <w:sz w:val="24"/>
          <w:szCs w:val="24"/>
        </w:rPr>
        <w:t xml:space="preserve">=1). Δηλαδή με το ACK σηματοδοτεί ότι είναι αυτό το μήνυμα απάντηση στο προηγούμενο που είχε στείλει ο πελάτης και παράλληλα στέλνει στον πελάτη </w:t>
      </w:r>
      <w:proofErr w:type="spellStart"/>
      <w:r>
        <w:rPr>
          <w:sz w:val="24"/>
          <w:szCs w:val="24"/>
        </w:rPr>
        <w:t>ACKnum</w:t>
      </w:r>
      <w:proofErr w:type="spellEnd"/>
      <w:r>
        <w:rPr>
          <w:sz w:val="24"/>
          <w:szCs w:val="24"/>
        </w:rPr>
        <w:t xml:space="preserve">= 1, το οποίο είναι το </w:t>
      </w:r>
      <w:proofErr w:type="spellStart"/>
      <w:r>
        <w:rPr>
          <w:sz w:val="24"/>
          <w:szCs w:val="24"/>
        </w:rPr>
        <w:t>sequence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του πελάτη αυξημένο κατά ένα, για να δηλώσει ότι απαντάει για το συγκεκριμένο ερώτημα. Επίσης επιλέγει ένα δικό του αρχικό </w:t>
      </w:r>
      <w:proofErr w:type="spellStart"/>
      <w:r>
        <w:rPr>
          <w:sz w:val="24"/>
          <w:szCs w:val="24"/>
        </w:rPr>
        <w:t>sequence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= 0 που θα χρησιμοποιείται για αυτή τη σύνδεση.</w:t>
      </w:r>
    </w:p>
    <w:p w14:paraId="74662316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sz w:val="24"/>
          <w:szCs w:val="24"/>
        </w:rPr>
        <w:t xml:space="preserve">Στο 3ο βήμα ο πελάτης κάνει </w:t>
      </w:r>
      <w:proofErr w:type="spellStart"/>
      <w:r>
        <w:rPr>
          <w:sz w:val="24"/>
          <w:szCs w:val="24"/>
        </w:rPr>
        <w:t>acknowledge</w:t>
      </w:r>
      <w:proofErr w:type="spellEnd"/>
      <w:r>
        <w:rPr>
          <w:sz w:val="24"/>
          <w:szCs w:val="24"/>
        </w:rPr>
        <w:t xml:space="preserve"> την απάντηση του εξυπηρετητή και εγκαθιδρύεται μία αξιόπιστη σύνδεση μεταξύ τους, έτσι ώστε να ξεκινήσει η ανταλλαγή δεδομένων (ίσως σε αυτό το σημείο αποστέλλονται και δεδομένα από το πελάτη προς τον εξυπηρετητή) . Συγκεκριμένα, στέλνει πίσω ένα μήνυμα ACK ως απάντηση για το SYNACK μήνυμα του server, αυξάνει το </w:t>
      </w:r>
      <w:proofErr w:type="spellStart"/>
      <w:r>
        <w:rPr>
          <w:sz w:val="24"/>
          <w:szCs w:val="24"/>
        </w:rPr>
        <w:t>ACKnum</w:t>
      </w:r>
      <w:proofErr w:type="spellEnd"/>
      <w:r>
        <w:rPr>
          <w:sz w:val="24"/>
          <w:szCs w:val="24"/>
        </w:rPr>
        <w:t xml:space="preserve"> του εξυπηρετητή κατά 1 (</w:t>
      </w:r>
      <w:proofErr w:type="spellStart"/>
      <w:r>
        <w:rPr>
          <w:sz w:val="24"/>
          <w:szCs w:val="24"/>
        </w:rPr>
        <w:t>ACKnum</w:t>
      </w:r>
      <w:proofErr w:type="spellEnd"/>
      <w:r>
        <w:rPr>
          <w:sz w:val="24"/>
          <w:szCs w:val="24"/>
        </w:rPr>
        <w:t xml:space="preserve"> = 1) και στέλνει το δικό του </w:t>
      </w:r>
      <w:proofErr w:type="spellStart"/>
      <w:r>
        <w:rPr>
          <w:sz w:val="24"/>
          <w:szCs w:val="24"/>
        </w:rPr>
        <w:t>Sequence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όπως ήταν κατά 1 μονάδα αυξημένο από τον εξυπηρετητή, στο προηγούμενο βήμα (</w:t>
      </w:r>
      <w:proofErr w:type="spellStart"/>
      <w:r>
        <w:rPr>
          <w:sz w:val="24"/>
          <w:szCs w:val="24"/>
        </w:rPr>
        <w:t>Sequence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number</w:t>
      </w:r>
      <w:proofErr w:type="spellEnd"/>
      <w:r>
        <w:rPr>
          <w:sz w:val="24"/>
          <w:szCs w:val="24"/>
        </w:rPr>
        <w:t xml:space="preserve"> = 0). </w:t>
      </w:r>
    </w:p>
    <w:p w14:paraId="0D5CE766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025F6D1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B7A83B3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61B2059" w14:textId="77777777" w:rsidR="00882451" w:rsidRDefault="006938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O πλοηγός ιστού κατέβασε 12 εικόνες και όπως μπορούμε να δούμε και παρακάτω βλέπουμε ότι επιστρέφονται από την ίδια </w:t>
      </w:r>
      <w:proofErr w:type="spellStart"/>
      <w:r>
        <w:rPr>
          <w:sz w:val="24"/>
          <w:szCs w:val="24"/>
        </w:rPr>
        <w:t>ip</w:t>
      </w:r>
      <w:proofErr w:type="spellEnd"/>
      <w:r>
        <w:rPr>
          <w:sz w:val="24"/>
          <w:szCs w:val="24"/>
        </w:rPr>
        <w:t xml:space="preserve">. </w:t>
      </w:r>
    </w:p>
    <w:sdt>
      <w:sdtPr>
        <w:tag w:val="goog_rdk_1"/>
        <w:id w:val="-1231841569"/>
      </w:sdtPr>
      <w:sdtEndPr/>
      <w:sdtContent>
        <w:p w14:paraId="09B4EAA0" w14:textId="77777777" w:rsidR="00882451" w:rsidRDefault="006938C1">
          <w:pPr>
            <w:pBdr>
              <w:top w:val="nil"/>
              <w:left w:val="nil"/>
              <w:bottom w:val="nil"/>
              <w:right w:val="nil"/>
              <w:between w:val="nil"/>
            </w:pBdr>
            <w:spacing w:after="0" w:line="240" w:lineRule="auto"/>
            <w:rPr>
              <w:ins w:id="0" w:author="Tzia Rd" w:date="2022-06-03T15:46:00Z"/>
              <w:sz w:val="24"/>
              <w:szCs w:val="24"/>
            </w:rPr>
          </w:pPr>
          <w:r>
            <w:rPr>
              <w:noProof/>
              <w:sz w:val="24"/>
              <w:szCs w:val="24"/>
            </w:rPr>
            <w:drawing>
              <wp:inline distT="114300" distB="114300" distL="114300" distR="114300" wp14:anchorId="557CF6BF" wp14:editId="3612E251">
                <wp:extent cx="6300470" cy="2070100"/>
                <wp:effectExtent l="0" t="0" r="0" b="0"/>
                <wp:docPr id="50" name="image8.png"/>
                <wp:cNvGraphicFramePr/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8.png"/>
                        <pic:cNvPicPr preferRelativeResize="0"/>
                      </pic:nvPicPr>
                      <pic:blipFill>
                        <a:blip r:embed="rId34"/>
                        <a:srcRect/>
                        <a:stretch>
                          <a:fillRect/>
                        </a:stretch>
                      </pic:blipFill>
                      <pic:spPr>
                        <a:xfrm>
                          <a:off x="0" y="0"/>
                          <a:ext cx="6300470" cy="2070100"/>
                        </a:xfrm>
                        <a:prstGeom prst="rect">
                          <a:avLst/>
                        </a:prstGeom>
                        <a:ln/>
                      </pic:spPr>
                    </pic:pic>
                  </a:graphicData>
                </a:graphic>
              </wp:inline>
            </w:drawing>
          </w:r>
          <w:sdt>
            <w:sdtPr>
              <w:tag w:val="goog_rdk_0"/>
              <w:id w:val="-366294468"/>
            </w:sdtPr>
            <w:sdtEndPr/>
            <w:sdtContent/>
          </w:sdt>
        </w:p>
      </w:sdtContent>
    </w:sdt>
    <w:p w14:paraId="7C99AC00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E687ED4" w14:textId="77777777" w:rsidR="00882451" w:rsidRDefault="006938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Ο κωδικός κατάστασης (status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) που επιστρέφει ο εξυπηρετητής ως απόκριση στο πρώτο μήνυμα HTTP τύπου GET είναι ο 304, </w:t>
      </w:r>
      <w:proofErr w:type="spellStart"/>
      <w:r>
        <w:rPr>
          <w:sz w:val="24"/>
          <w:szCs w:val="24"/>
        </w:rPr>
        <w:t>τo</w:t>
      </w:r>
      <w:proofErr w:type="spellEnd"/>
      <w:r>
        <w:rPr>
          <w:sz w:val="24"/>
          <w:szCs w:val="24"/>
        </w:rPr>
        <w:t xml:space="preserve"> οποίο υποδηλώνει ότι η σελίδα που ζητήσαμε με αυτό το αίτημα, δεν έχει τροποποιηθεί από την τελευταία φορά που την ζητήσαμε.</w:t>
      </w:r>
    </w:p>
    <w:p w14:paraId="79D6442F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2C02AF9E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0D810A9B" wp14:editId="2A80933C">
            <wp:extent cx="5619750" cy="2390775"/>
            <wp:effectExtent l="0" t="0" r="0" b="0"/>
            <wp:docPr id="51" name="image3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3.png"/>
                    <pic:cNvPicPr preferRelativeResize="0"/>
                  </pic:nvPicPr>
                  <pic:blipFill>
                    <a:blip r:embed="rId3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239077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E1813A4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CB67336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E6EC989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B3694C3" w14:textId="77777777" w:rsidR="00882451" w:rsidRDefault="006938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Σε μία πιο δυναμικά μεταβαλλόμενη σελίδα, αν την κατεβάσουμε δεύτερη φορά σε χρόνο που έχει αλλάξει το περιεχόμενό της, </w:t>
      </w:r>
      <w:proofErr w:type="spellStart"/>
      <w:r>
        <w:rPr>
          <w:sz w:val="24"/>
          <w:szCs w:val="24"/>
        </w:rPr>
        <w:t>κατεβαινει</w:t>
      </w:r>
      <w:proofErr w:type="spellEnd"/>
      <w:r>
        <w:rPr>
          <w:sz w:val="24"/>
          <w:szCs w:val="24"/>
        </w:rPr>
        <w:t xml:space="preserve"> εκ νέου και το status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 έχει την τιμή 200. </w:t>
      </w:r>
    </w:p>
    <w:p w14:paraId="77F5F0C0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121F5F4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EE56362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122AD53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A601367" w14:textId="77777777" w:rsidR="00882451" w:rsidRDefault="006938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Την πρώτη φορά που κατεβάζουμε ο κωδικός κατάστασης (status </w:t>
      </w:r>
      <w:proofErr w:type="spellStart"/>
      <w:r>
        <w:rPr>
          <w:sz w:val="24"/>
          <w:szCs w:val="24"/>
        </w:rPr>
        <w:t>code</w:t>
      </w:r>
      <w:proofErr w:type="spellEnd"/>
      <w:r>
        <w:rPr>
          <w:sz w:val="24"/>
          <w:szCs w:val="24"/>
        </w:rPr>
        <w:t xml:space="preserve">) που επιστρέφει ο εξυπηρετητής ως απόκριση στο πρώτο μήνυμα HTTP είναι 200.  To περιεχόμενο αυτό τροποποιήθηκε τελευταία φορά </w:t>
      </w:r>
      <w:proofErr w:type="spellStart"/>
      <w:r>
        <w:rPr>
          <w:sz w:val="24"/>
          <w:szCs w:val="24"/>
        </w:rPr>
        <w:t>Fri</w:t>
      </w:r>
      <w:proofErr w:type="spellEnd"/>
      <w:r>
        <w:rPr>
          <w:sz w:val="24"/>
          <w:szCs w:val="24"/>
        </w:rPr>
        <w:t xml:space="preserve">, 03 </w:t>
      </w:r>
      <w:proofErr w:type="spellStart"/>
      <w:r>
        <w:rPr>
          <w:sz w:val="24"/>
          <w:szCs w:val="24"/>
        </w:rPr>
        <w:t>Jun</w:t>
      </w:r>
      <w:proofErr w:type="spellEnd"/>
      <w:r>
        <w:rPr>
          <w:sz w:val="24"/>
          <w:szCs w:val="24"/>
        </w:rPr>
        <w:t xml:space="preserve"> 2022 17:28:51.</w:t>
      </w:r>
    </w:p>
    <w:p w14:paraId="02D556D9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19D1DBF" wp14:editId="238ADDAA">
            <wp:extent cx="5057775" cy="2590800"/>
            <wp:effectExtent l="0" t="0" r="0" b="0"/>
            <wp:docPr id="52" name="image18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8.png"/>
                    <pic:cNvPicPr preferRelativeResize="0"/>
                  </pic:nvPicPr>
                  <pic:blipFill>
                    <a:blip r:embed="rId3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057775" cy="25908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D71830C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16BD3064" w14:textId="77777777" w:rsidR="00882451" w:rsidRDefault="006938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Στο πρώτο </w:t>
      </w:r>
      <w:proofErr w:type="spellStart"/>
      <w:r>
        <w:rPr>
          <w:sz w:val="24"/>
          <w:szCs w:val="24"/>
        </w:rPr>
        <w:t>get</w:t>
      </w:r>
      <w:proofErr w:type="spellEnd"/>
      <w:r>
        <w:rPr>
          <w:sz w:val="24"/>
          <w:szCs w:val="24"/>
        </w:rPr>
        <w:t xml:space="preserve"> ερώτημα βλέπουμε </w:t>
      </w:r>
      <w:proofErr w:type="spellStart"/>
      <w:r>
        <w:rPr>
          <w:sz w:val="24"/>
          <w:szCs w:val="24"/>
        </w:rPr>
        <w:t>cookie</w:t>
      </w:r>
      <w:proofErr w:type="spellEnd"/>
      <w:r>
        <w:rPr>
          <w:sz w:val="24"/>
          <w:szCs w:val="24"/>
        </w:rPr>
        <w:t xml:space="preserve"> </w:t>
      </w:r>
      <w:proofErr w:type="spellStart"/>
      <w:r>
        <w:rPr>
          <w:sz w:val="24"/>
          <w:szCs w:val="24"/>
        </w:rPr>
        <w:t>pair</w:t>
      </w:r>
      <w:proofErr w:type="spellEnd"/>
      <w:r>
        <w:rPr>
          <w:sz w:val="24"/>
          <w:szCs w:val="24"/>
        </w:rPr>
        <w:t xml:space="preserve"> όπως φαίνεται στο παρακάτω σχήμα.</w:t>
      </w:r>
    </w:p>
    <w:p w14:paraId="72F62C50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21667BDB" wp14:editId="73AA43C4">
            <wp:extent cx="6300470" cy="622300"/>
            <wp:effectExtent l="0" t="0" r="0" b="0"/>
            <wp:docPr id="5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690EFDE8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7F2FAF6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6369FC5B" w14:textId="77777777" w:rsidR="00882451" w:rsidRDefault="006938C1">
      <w:pPr>
        <w:numPr>
          <w:ilvl w:val="0"/>
          <w:numId w:val="4"/>
        </w:num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Όπως και στο προηγούμενο ερώτημα, στο πεδίο </w:t>
      </w:r>
      <w:proofErr w:type="spellStart"/>
      <w:r>
        <w:rPr>
          <w:sz w:val="24"/>
          <w:szCs w:val="24"/>
        </w:rPr>
        <w:t>cookie</w:t>
      </w:r>
      <w:proofErr w:type="spellEnd"/>
      <w:r>
        <w:rPr>
          <w:sz w:val="24"/>
          <w:szCs w:val="24"/>
        </w:rPr>
        <w:t xml:space="preserve"> βλέπουμε και πάλι το </w:t>
      </w:r>
      <w:proofErr w:type="spellStart"/>
      <w:r>
        <w:rPr>
          <w:sz w:val="24"/>
          <w:szCs w:val="24"/>
        </w:rPr>
        <w:t>pair</w:t>
      </w:r>
      <w:proofErr w:type="spellEnd"/>
      <w:r>
        <w:rPr>
          <w:sz w:val="24"/>
          <w:szCs w:val="24"/>
        </w:rPr>
        <w:t xml:space="preserve">. </w:t>
      </w:r>
    </w:p>
    <w:p w14:paraId="74031063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  <w:r>
        <w:rPr>
          <w:noProof/>
          <w:sz w:val="24"/>
          <w:szCs w:val="24"/>
        </w:rPr>
        <w:drawing>
          <wp:inline distT="114300" distB="114300" distL="114300" distR="114300" wp14:anchorId="65F6B3C8" wp14:editId="445BE9FB">
            <wp:extent cx="6300470" cy="622300"/>
            <wp:effectExtent l="0" t="0" r="0" b="0"/>
            <wp:docPr id="63" name="image12.pn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2.png"/>
                    <pic:cNvPicPr preferRelativeResize="0"/>
                  </pic:nvPicPr>
                  <pic:blipFill>
                    <a:blip r:embed="rId3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6300470" cy="62230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3498A44C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sz w:val="24"/>
          <w:szCs w:val="24"/>
        </w:rPr>
      </w:pPr>
    </w:p>
    <w:p w14:paraId="290AEBAE" w14:textId="77777777" w:rsidR="003830CB" w:rsidRDefault="003830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  <w:u w:val="single"/>
        </w:rPr>
      </w:pPr>
    </w:p>
    <w:p w14:paraId="5B86D682" w14:textId="77777777" w:rsidR="003830CB" w:rsidRDefault="003830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  <w:u w:val="single"/>
        </w:rPr>
      </w:pPr>
    </w:p>
    <w:p w14:paraId="5EE3B4AD" w14:textId="23003F3D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  <w:u w:val="single"/>
        </w:rPr>
      </w:pPr>
      <w:r>
        <w:rPr>
          <w:b/>
          <w:sz w:val="24"/>
          <w:szCs w:val="24"/>
          <w:u w:val="single"/>
        </w:rPr>
        <w:t xml:space="preserve">4) Γενικές ερωτήσεις και ασκήσεις </w:t>
      </w:r>
    </w:p>
    <w:p w14:paraId="60972C1C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</w:p>
    <w:p w14:paraId="22841127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t xml:space="preserve">Άσκηση 1 </w:t>
      </w:r>
    </w:p>
    <w:p w14:paraId="3F92DCFC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ind w:left="720"/>
        <w:rPr>
          <w:b/>
          <w:sz w:val="24"/>
          <w:szCs w:val="24"/>
        </w:rPr>
      </w:pPr>
    </w:p>
    <w:p w14:paraId="003484E5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α) Ο υπολογιστής χρειάζεται χρόνο για να στείλει τα δεδομένα στον κουβά ίσο με:</w:t>
      </w:r>
    </w:p>
    <w:p w14:paraId="79DAF465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bookmarkStart w:id="1" w:name="_heading=h.gjdgxs" w:colFirst="0" w:colLast="0"/>
      <w:bookmarkEnd w:id="1"/>
      <w:r>
        <w:rPr>
          <w:sz w:val="24"/>
          <w:szCs w:val="24"/>
        </w:rPr>
        <w:t xml:space="preserve">t1 =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350ΜΒ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3.5MByte/s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350 * 8 * 1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 xml:space="preserve">3 </m:t>
                </m:r>
              </m:sup>
            </m:sSup>
            <m:r>
              <w:rPr>
                <w:rFonts w:ascii="Cambria Math" w:eastAsia="Cambria Math" w:hAnsi="Cambria Math" w:cs="Cambria Math"/>
                <w:sz w:val="24"/>
                <w:szCs w:val="24"/>
              </w:rPr>
              <m:t>b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3.5 * 8 * 1</m:t>
            </m:r>
            <m:sSup>
              <m:sSupPr>
                <m:ctrlPr>
                  <w:rPr>
                    <w:rFonts w:ascii="Cambria Math" w:eastAsia="Cambria Math" w:hAnsi="Cambria Math" w:cs="Cambria Math"/>
                    <w:sz w:val="24"/>
                    <w:szCs w:val="24"/>
                  </w:rPr>
                </m:ctrlPr>
              </m:sSupPr>
              <m:e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>0</m:t>
                </m:r>
              </m:e>
              <m:sup>
                <m:r>
                  <w:rPr>
                    <w:rFonts w:ascii="Cambria Math" w:eastAsia="Cambria Math" w:hAnsi="Cambria Math" w:cs="Cambria Math"/>
                    <w:sz w:val="24"/>
                    <w:szCs w:val="24"/>
                  </w:rPr>
                  <m:t xml:space="preserve">3 </m:t>
                </m:r>
              </m:sup>
            </m:sSup>
            <m:r>
              <w:rPr>
                <w:rFonts w:ascii="Cambria Math" w:eastAsia="Cambria Math" w:hAnsi="Cambria Math" w:cs="Cambria Math"/>
                <w:sz w:val="24"/>
                <w:szCs w:val="24"/>
              </w:rPr>
              <m:t>b/s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 xml:space="preserve"> =100 sec </m:t>
        </m:r>
      </m:oMath>
      <w:r>
        <w:rPr>
          <w:sz w:val="24"/>
          <w:szCs w:val="24"/>
        </w:rPr>
        <w:t>χρειάζονται για να μεταφερθούν όλα τα δεδομένα από τον υπολογιστή στον κουβά.</w:t>
      </w:r>
    </w:p>
    <w:p w14:paraId="5FDEB12A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Ο υπολογιστής στέλνει δεδομένα στο δίκτυο με ρυθμό  2.5MByte/s , επομένως ο κουβάς γεμίζει, αφού και ο ρυθμός μετάδοσης στο σύνδεσμο από τον υπολογιστή προς τον κουβά είναι 3.5MByte/s, με ρυθμό: 3.5 - 2.5 = 1MBps. </w:t>
      </w:r>
    </w:p>
    <w:p w14:paraId="7D3F84D3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Άρα  η ελάχιστη χωρητικότητα που πρέπει να έχει ο κουβάς προκειμένου να μην συμβεί απώλεια δεδομένων είναι: 1 </w:t>
      </w:r>
      <w:proofErr w:type="spellStart"/>
      <w:r>
        <w:rPr>
          <w:sz w:val="24"/>
          <w:szCs w:val="24"/>
        </w:rPr>
        <w:t>MBps</w:t>
      </w:r>
      <w:proofErr w:type="spellEnd"/>
      <w:r>
        <w:rPr>
          <w:sz w:val="24"/>
          <w:szCs w:val="24"/>
        </w:rPr>
        <w:t xml:space="preserve"> * 100 sec = 100 </w:t>
      </w:r>
      <w:proofErr w:type="spellStart"/>
      <w:r>
        <w:rPr>
          <w:sz w:val="24"/>
          <w:szCs w:val="24"/>
        </w:rPr>
        <w:t>MBytes</w:t>
      </w:r>
      <w:proofErr w:type="spellEnd"/>
      <w:r>
        <w:rPr>
          <w:sz w:val="24"/>
          <w:szCs w:val="24"/>
        </w:rPr>
        <w:t>.</w:t>
      </w:r>
    </w:p>
    <w:p w14:paraId="08D79A6D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24C002B" w14:textId="555CB6C2" w:rsidR="00882451" w:rsidRDefault="003830CB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114300" distB="114300" distL="114300" distR="114300" simplePos="0" relativeHeight="251676672" behindDoc="0" locked="0" layoutInCell="1" hidden="0" allowOverlap="1" wp14:anchorId="152C125C" wp14:editId="7E973A37">
            <wp:simplePos x="0" y="0"/>
            <wp:positionH relativeFrom="column">
              <wp:posOffset>1656715</wp:posOffset>
            </wp:positionH>
            <wp:positionV relativeFrom="paragraph">
              <wp:posOffset>137160</wp:posOffset>
            </wp:positionV>
            <wp:extent cx="2303145" cy="5738495"/>
            <wp:effectExtent l="0" t="0" r="0" b="0"/>
            <wp:wrapSquare wrapText="bothSides" distT="114300" distB="114300" distL="114300" distR="114300"/>
            <wp:docPr id="56" name="image17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7.jpg"/>
                    <pic:cNvPicPr preferRelativeResize="0"/>
                  </pic:nvPicPr>
                  <pic:blipFill>
                    <a:blip r:embed="rId38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2303145" cy="573849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  <w:r w:rsidR="006938C1">
        <w:rPr>
          <w:sz w:val="24"/>
          <w:szCs w:val="24"/>
        </w:rPr>
        <w:t xml:space="preserve">β) Με το πέρας των 100 δευτερολέπτων, με την ριπή έχουν αποσταλεί όλα τα δεδομένα στον κουβά και αυτός έχει στείλει στο δίκτυο:  2.5MByte/s * 100s = 250ΜΒ. Οπότε απομένουν να σταλούν ακόμη 350 – 250 = 100ΜΒ στο δίκτυο, τα οποία χρειάζονται χρόνο ίσο με:                            </w:t>
      </w:r>
    </w:p>
    <w:p w14:paraId="48AF50C8" w14:textId="77777777" w:rsidR="00882451" w:rsidRPr="00E17638" w:rsidRDefault="006938C1">
      <w:pPr>
        <w:spacing w:before="240" w:after="0" w:line="276" w:lineRule="auto"/>
        <w:rPr>
          <w:sz w:val="24"/>
          <w:szCs w:val="24"/>
          <w:lang w:val="en-US"/>
        </w:rPr>
      </w:pPr>
      <w:r w:rsidRPr="00E17638">
        <w:rPr>
          <w:sz w:val="24"/>
          <w:szCs w:val="24"/>
          <w:lang w:val="en-US"/>
        </w:rPr>
        <w:t xml:space="preserve">t1 = </w:t>
      </w:r>
      <m:oMath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 xml:space="preserve">100 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ΜΒ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2.5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MByte</m:t>
            </m:r>
            <m:r>
              <w:rPr>
                <w:rFonts w:ascii="Cambria Math" w:eastAsia="Cambria Math" w:hAnsi="Cambria Math" w:cs="Cambria Math"/>
                <w:sz w:val="24"/>
                <w:szCs w:val="24"/>
                <w:lang w:val="en-US"/>
              </w:rPr>
              <m:t>/</m:t>
            </m:r>
            <m:r>
              <w:rPr>
                <w:rFonts w:ascii="Cambria Math" w:eastAsia="Cambria Math" w:hAnsi="Cambria Math" w:cs="Cambria Math"/>
                <w:sz w:val="24"/>
                <w:szCs w:val="24"/>
              </w:rPr>
              <m:t>s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 xml:space="preserve">=40 </m:t>
        </m:r>
        <m:r>
          <w:rPr>
            <w:rFonts w:ascii="Cambria Math" w:eastAsia="Cambria Math" w:hAnsi="Cambria Math" w:cs="Cambria Math"/>
            <w:sz w:val="24"/>
            <w:szCs w:val="24"/>
          </w:rPr>
          <m:t>sec</m:t>
        </m:r>
        <m:r>
          <w:rPr>
            <w:rFonts w:ascii="Cambria Math" w:eastAsia="Cambria Math" w:hAnsi="Cambria Math" w:cs="Cambria Math"/>
            <w:sz w:val="24"/>
            <w:szCs w:val="24"/>
            <w:lang w:val="en-US"/>
          </w:rPr>
          <m:t xml:space="preserve"> </m:t>
        </m:r>
      </m:oMath>
      <w:r w:rsidRPr="00E17638">
        <w:rPr>
          <w:sz w:val="24"/>
          <w:szCs w:val="24"/>
          <w:lang w:val="en-US"/>
        </w:rPr>
        <w:t xml:space="preserve">. </w:t>
      </w:r>
    </w:p>
    <w:p w14:paraId="08BAD65C" w14:textId="77777777" w:rsidR="00882451" w:rsidRDefault="006938C1">
      <w:pPr>
        <w:spacing w:before="240" w:after="0" w:line="276" w:lineRule="auto"/>
        <w:rPr>
          <w:sz w:val="24"/>
          <w:szCs w:val="24"/>
        </w:rPr>
      </w:pPr>
      <w:r>
        <w:rPr>
          <w:sz w:val="24"/>
          <w:szCs w:val="24"/>
        </w:rPr>
        <w:t>Άρα η κίνηση εξόδου θα φαίνεται από το ακόλουθο διάγραμμα:</w:t>
      </w:r>
    </w:p>
    <w:p w14:paraId="02BE48C3" w14:textId="77777777" w:rsidR="00882451" w:rsidRDefault="00882451">
      <w:pPr>
        <w:spacing w:before="240" w:after="0" w:line="276" w:lineRule="auto"/>
        <w:rPr>
          <w:sz w:val="24"/>
          <w:szCs w:val="24"/>
        </w:rPr>
      </w:pPr>
    </w:p>
    <w:p w14:paraId="58FA234D" w14:textId="77777777" w:rsidR="00882451" w:rsidRDefault="00882451">
      <w:pPr>
        <w:spacing w:before="240" w:after="0" w:line="276" w:lineRule="auto"/>
        <w:rPr>
          <w:sz w:val="24"/>
          <w:szCs w:val="24"/>
        </w:rPr>
      </w:pPr>
    </w:p>
    <w:p w14:paraId="0F291F3D" w14:textId="77777777" w:rsidR="00882451" w:rsidRDefault="00882451">
      <w:pPr>
        <w:spacing w:before="240" w:after="0" w:line="276" w:lineRule="auto"/>
        <w:rPr>
          <w:sz w:val="24"/>
          <w:szCs w:val="24"/>
        </w:rPr>
      </w:pPr>
    </w:p>
    <w:p w14:paraId="37A01E9C" w14:textId="77777777" w:rsidR="00882451" w:rsidRDefault="00882451">
      <w:pPr>
        <w:spacing w:before="240" w:after="0" w:line="276" w:lineRule="auto"/>
        <w:rPr>
          <w:sz w:val="24"/>
          <w:szCs w:val="24"/>
        </w:rPr>
      </w:pPr>
    </w:p>
    <w:p w14:paraId="14C30A09" w14:textId="77777777" w:rsidR="00882451" w:rsidRDefault="00882451">
      <w:pPr>
        <w:spacing w:before="240" w:after="0" w:line="276" w:lineRule="auto"/>
        <w:rPr>
          <w:sz w:val="24"/>
          <w:szCs w:val="24"/>
        </w:rPr>
      </w:pPr>
    </w:p>
    <w:p w14:paraId="1964BA10" w14:textId="77777777" w:rsidR="00882451" w:rsidRDefault="00882451">
      <w:pPr>
        <w:spacing w:before="240" w:after="0" w:line="276" w:lineRule="auto"/>
        <w:rPr>
          <w:sz w:val="24"/>
          <w:szCs w:val="24"/>
        </w:rPr>
      </w:pPr>
    </w:p>
    <w:p w14:paraId="4842B388" w14:textId="77777777" w:rsidR="00882451" w:rsidRDefault="00882451">
      <w:pPr>
        <w:spacing w:before="240" w:after="0" w:line="276" w:lineRule="auto"/>
        <w:rPr>
          <w:sz w:val="24"/>
          <w:szCs w:val="24"/>
        </w:rPr>
      </w:pPr>
    </w:p>
    <w:p w14:paraId="41EE3954" w14:textId="77777777" w:rsidR="00882451" w:rsidRDefault="00882451">
      <w:pPr>
        <w:spacing w:before="240" w:after="0" w:line="276" w:lineRule="auto"/>
        <w:rPr>
          <w:sz w:val="24"/>
          <w:szCs w:val="24"/>
        </w:rPr>
      </w:pPr>
    </w:p>
    <w:p w14:paraId="6B1A2BF2" w14:textId="77777777" w:rsidR="00882451" w:rsidRDefault="00882451">
      <w:pPr>
        <w:spacing w:before="240" w:after="0" w:line="276" w:lineRule="auto"/>
        <w:rPr>
          <w:sz w:val="24"/>
          <w:szCs w:val="24"/>
        </w:rPr>
      </w:pPr>
    </w:p>
    <w:p w14:paraId="6614DA59" w14:textId="77777777" w:rsidR="00882451" w:rsidRDefault="006938C1">
      <w:pPr>
        <w:spacing w:before="240"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Για τα πρώτα 100 δευτερόλεπτα ο κουβάς γεμίζει με ρυθμό 1 </w:t>
      </w:r>
      <w:proofErr w:type="spellStart"/>
      <w:r>
        <w:rPr>
          <w:sz w:val="24"/>
          <w:szCs w:val="24"/>
        </w:rPr>
        <w:t>MByte</w:t>
      </w:r>
      <w:proofErr w:type="spellEnd"/>
      <w:r>
        <w:rPr>
          <w:sz w:val="24"/>
          <w:szCs w:val="24"/>
        </w:rPr>
        <w:t xml:space="preserve">/s , και </w:t>
      </w:r>
      <w:proofErr w:type="spellStart"/>
      <w:r>
        <w:rPr>
          <w:sz w:val="24"/>
          <w:szCs w:val="24"/>
        </w:rPr>
        <w:t>μετα</w:t>
      </w:r>
      <w:proofErr w:type="spellEnd"/>
      <w:r>
        <w:rPr>
          <w:sz w:val="24"/>
          <w:szCs w:val="24"/>
        </w:rPr>
        <w:t xml:space="preserve"> ενώ έχει μέσα δεδομένα όγκου 100ΜΒ, για τα επόμενα 40 δευτερόλεπτα αδειάζει με ρυθμό 2.5MByte/s.</w:t>
      </w:r>
    </w:p>
    <w:p w14:paraId="490976DA" w14:textId="77777777" w:rsidR="00882451" w:rsidRDefault="006938C1">
      <w:pPr>
        <w:spacing w:before="240" w:after="0" w:line="276" w:lineRule="auto"/>
        <w:rPr>
          <w:sz w:val="24"/>
          <w:szCs w:val="24"/>
        </w:rPr>
      </w:pPr>
      <w:r>
        <w:rPr>
          <w:sz w:val="24"/>
          <w:szCs w:val="24"/>
        </w:rPr>
        <w:t xml:space="preserve">(μέγιστη </w:t>
      </w:r>
      <w:proofErr w:type="spellStart"/>
      <w:r>
        <w:rPr>
          <w:sz w:val="24"/>
          <w:szCs w:val="24"/>
        </w:rPr>
        <w:t>τιµή</w:t>
      </w:r>
      <w:proofErr w:type="spellEnd"/>
      <w:r>
        <w:rPr>
          <w:sz w:val="24"/>
          <w:szCs w:val="24"/>
        </w:rPr>
        <w:t xml:space="preserve"> = 100ΜB την χρονική στιγμή t=100 msec)</w:t>
      </w:r>
    </w:p>
    <w:p w14:paraId="0B215FF7" w14:textId="77777777" w:rsidR="00882451" w:rsidRDefault="006938C1">
      <w:pPr>
        <w:spacing w:before="240" w:after="0" w:line="276" w:lineRule="auto"/>
        <w:rPr>
          <w:sz w:val="24"/>
          <w:szCs w:val="24"/>
        </w:rPr>
      </w:pPr>
      <w:r>
        <w:rPr>
          <w:sz w:val="24"/>
          <w:szCs w:val="24"/>
        </w:rPr>
        <w:t>γ) Αν η χωρητικότητα του κουβά είναι ίση με 200ΜΒ, η μεγαλύτερη χρονική διάρκεια της ριπής (</w:t>
      </w:r>
      <w:proofErr w:type="spellStart"/>
      <w:r>
        <w:rPr>
          <w:sz w:val="24"/>
          <w:szCs w:val="24"/>
        </w:rPr>
        <w:t>burst</w:t>
      </w:r>
      <w:proofErr w:type="spellEnd"/>
      <w:r>
        <w:rPr>
          <w:sz w:val="24"/>
          <w:szCs w:val="24"/>
        </w:rPr>
        <w:t xml:space="preserve">) από τον υπολογιστή, έστω t2, ώστε να μην συμβεί απώλεια δεδομένων πρέπει να είναι: </w:t>
      </w:r>
    </w:p>
    <w:p w14:paraId="1A6B473F" w14:textId="77777777" w:rsidR="00882451" w:rsidRDefault="006938C1">
      <w:pPr>
        <w:spacing w:before="240" w:after="0" w:line="276" w:lineRule="auto"/>
        <w:rPr>
          <w:sz w:val="24"/>
          <w:szCs w:val="24"/>
        </w:rPr>
      </w:pPr>
      <w:r>
        <w:rPr>
          <w:sz w:val="24"/>
          <w:szCs w:val="24"/>
        </w:rPr>
        <w:t>200MB = 1ΜBps * t2 =&gt; t2 = 200 sec είναι η μεγαλύτερη χρονική διάρκεια της ριπής.</w:t>
      </w:r>
    </w:p>
    <w:p w14:paraId="2098FE6D" w14:textId="77777777" w:rsidR="00882451" w:rsidRDefault="00882451">
      <w:pPr>
        <w:spacing w:before="240" w:after="0" w:line="276" w:lineRule="auto"/>
        <w:rPr>
          <w:sz w:val="24"/>
          <w:szCs w:val="24"/>
        </w:rPr>
      </w:pPr>
    </w:p>
    <w:p w14:paraId="28655A77" w14:textId="77777777" w:rsidR="00882451" w:rsidRDefault="00882451">
      <w:pPr>
        <w:spacing w:before="240" w:after="0" w:line="276" w:lineRule="auto"/>
        <w:rPr>
          <w:sz w:val="24"/>
          <w:szCs w:val="24"/>
        </w:rPr>
      </w:pPr>
    </w:p>
    <w:p w14:paraId="30BC892D" w14:textId="77777777" w:rsidR="00882451" w:rsidRDefault="00882451">
      <w:pPr>
        <w:spacing w:before="240" w:after="0" w:line="276" w:lineRule="auto"/>
        <w:rPr>
          <w:sz w:val="24"/>
          <w:szCs w:val="24"/>
        </w:rPr>
      </w:pPr>
    </w:p>
    <w:p w14:paraId="4BE73DCB" w14:textId="77777777" w:rsidR="00882451" w:rsidRDefault="006938C1">
      <w:pPr>
        <w:spacing w:after="0" w:line="240" w:lineRule="auto"/>
        <w:ind w:left="720"/>
        <w:rPr>
          <w:b/>
          <w:sz w:val="24"/>
          <w:szCs w:val="24"/>
        </w:rPr>
      </w:pPr>
      <w:r>
        <w:rPr>
          <w:b/>
          <w:sz w:val="24"/>
          <w:szCs w:val="24"/>
        </w:rPr>
        <w:lastRenderedPageBreak/>
        <w:t xml:space="preserve">Άσκηση 2  </w:t>
      </w:r>
    </w:p>
    <w:p w14:paraId="013A624D" w14:textId="77777777" w:rsidR="00882451" w:rsidRDefault="00882451">
      <w:pPr>
        <w:spacing w:after="0" w:line="240" w:lineRule="auto"/>
        <w:ind w:left="720"/>
        <w:rPr>
          <w:b/>
          <w:sz w:val="24"/>
          <w:szCs w:val="24"/>
        </w:rPr>
      </w:pPr>
    </w:p>
    <w:p w14:paraId="37D9D760" w14:textId="77777777" w:rsidR="00882451" w:rsidRDefault="00882451">
      <w:pPr>
        <w:spacing w:after="0" w:line="240" w:lineRule="auto"/>
        <w:rPr>
          <w:b/>
          <w:sz w:val="24"/>
          <w:szCs w:val="24"/>
        </w:rPr>
      </w:pPr>
    </w:p>
    <w:p w14:paraId="3B284895" w14:textId="60DEC78D" w:rsidR="00882451" w:rsidRDefault="00F25252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Ρυθμός</w:t>
      </w:r>
      <w:r w:rsidR="006938C1">
        <w:rPr>
          <w:sz w:val="24"/>
          <w:szCs w:val="24"/>
        </w:rPr>
        <w:t xml:space="preserve"> παραγωγής κουπονιών = 10 Mbytes/sec</w:t>
      </w:r>
    </w:p>
    <w:p w14:paraId="13753EBE" w14:textId="200507EE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µ</w:t>
      </w:r>
      <w:proofErr w:type="spellStart"/>
      <w:r>
        <w:rPr>
          <w:sz w:val="24"/>
          <w:szCs w:val="24"/>
        </w:rPr>
        <w:t>έγιστος</w:t>
      </w:r>
      <w:proofErr w:type="spellEnd"/>
      <w:r>
        <w:rPr>
          <w:sz w:val="24"/>
          <w:szCs w:val="24"/>
        </w:rPr>
        <w:t xml:space="preserve"> </w:t>
      </w:r>
      <w:r w:rsidR="00F25252">
        <w:rPr>
          <w:sz w:val="24"/>
          <w:szCs w:val="24"/>
        </w:rPr>
        <w:t>ρυθμός</w:t>
      </w:r>
      <w:r>
        <w:rPr>
          <w:sz w:val="24"/>
          <w:szCs w:val="24"/>
        </w:rPr>
        <w:t xml:space="preserve"> µ</w:t>
      </w:r>
      <w:r w:rsidR="00F25252">
        <w:rPr>
          <w:sz w:val="24"/>
          <w:szCs w:val="24"/>
        </w:rPr>
        <w:t>μετάδοσης</w:t>
      </w:r>
      <w:r>
        <w:rPr>
          <w:sz w:val="24"/>
          <w:szCs w:val="24"/>
        </w:rPr>
        <w:t xml:space="preserve"> δεδοµένων = 50 Mbytes/sec</w:t>
      </w:r>
    </w:p>
    <w:p w14:paraId="13F4C4DC" w14:textId="77777777" w:rsidR="00882451" w:rsidRDefault="006938C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χωρητικότητα = 1 </w:t>
      </w:r>
      <w:proofErr w:type="spellStart"/>
      <w:r>
        <w:rPr>
          <w:sz w:val="24"/>
          <w:szCs w:val="24"/>
        </w:rPr>
        <w:t>Mbyte</w:t>
      </w:r>
      <w:proofErr w:type="spellEnd"/>
      <w:r>
        <w:rPr>
          <w:sz w:val="24"/>
          <w:szCs w:val="24"/>
        </w:rPr>
        <w:t xml:space="preserve"> = 8 Mbits</w:t>
      </w:r>
    </w:p>
    <w:p w14:paraId="3030EA7D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FA08A96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α) Η μέγιστη διάρκεια της ριπής εξόδου όταν ο κουβάς είναι αρχικά γεμάτος είναι: </w:t>
      </w:r>
    </w:p>
    <w:p w14:paraId="2CF179C8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S = χωρητικότητα / (</w:t>
      </w:r>
      <w:proofErr w:type="spellStart"/>
      <w:r>
        <w:rPr>
          <w:sz w:val="24"/>
          <w:szCs w:val="24"/>
        </w:rPr>
        <w:t>ρυθµός</w:t>
      </w:r>
      <w:proofErr w:type="spellEnd"/>
      <w:r>
        <w:rPr>
          <w:sz w:val="24"/>
          <w:szCs w:val="24"/>
        </w:rPr>
        <w:t xml:space="preserve"> µ</w:t>
      </w:r>
      <w:proofErr w:type="spellStart"/>
      <w:r>
        <w:rPr>
          <w:sz w:val="24"/>
          <w:szCs w:val="24"/>
        </w:rPr>
        <w:t>ετάδοσης</w:t>
      </w:r>
      <w:proofErr w:type="spellEnd"/>
      <w:r>
        <w:rPr>
          <w:sz w:val="24"/>
          <w:szCs w:val="24"/>
        </w:rPr>
        <w:t xml:space="preserve"> δεδοµένων − </w:t>
      </w:r>
      <w:proofErr w:type="spellStart"/>
      <w:r>
        <w:rPr>
          <w:sz w:val="24"/>
          <w:szCs w:val="24"/>
        </w:rPr>
        <w:t>Ρυθµός</w:t>
      </w:r>
      <w:proofErr w:type="spellEnd"/>
      <w:r>
        <w:rPr>
          <w:sz w:val="24"/>
          <w:szCs w:val="24"/>
        </w:rPr>
        <w:t xml:space="preserve"> παραγωγής κουπονιών) =&gt;</w:t>
      </w:r>
    </w:p>
    <w:p w14:paraId="46D9A69A" w14:textId="77777777" w:rsidR="00882451" w:rsidRPr="00E17638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  <w:r>
        <w:rPr>
          <w:sz w:val="24"/>
          <w:szCs w:val="24"/>
        </w:rPr>
        <w:t xml:space="preserve">  </w:t>
      </w:r>
      <w:r w:rsidRPr="00E17638">
        <w:rPr>
          <w:sz w:val="24"/>
          <w:szCs w:val="24"/>
          <w:lang w:val="en-US"/>
        </w:rPr>
        <w:t>S = 1 MB / (50MBps - 10MBps) = 1/40 = 0.025 sec = 25msec</w:t>
      </w:r>
    </w:p>
    <w:p w14:paraId="26D93D96" w14:textId="77777777" w:rsidR="00882451" w:rsidRPr="00E17638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  <w:lang w:val="en-US"/>
        </w:rPr>
      </w:pPr>
    </w:p>
    <w:p w14:paraId="771C5C96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β) </w:t>
      </w:r>
    </w:p>
    <w:p w14:paraId="1618D012" w14:textId="77777777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Αρχικά ο κουβάς είναι γεμάτος με συνολικό όγκο δεδομένων  8 Mbits.</w:t>
      </w:r>
    </w:p>
    <w:p w14:paraId="50F2F377" w14:textId="77777777" w:rsidR="00882451" w:rsidRDefault="006938C1">
      <w:pPr>
        <w:spacing w:after="0" w:line="240" w:lineRule="auto"/>
        <w:rPr>
          <w:i/>
          <w:sz w:val="24"/>
          <w:szCs w:val="24"/>
        </w:rPr>
      </w:pPr>
      <w:r>
        <w:rPr>
          <w:sz w:val="24"/>
          <w:szCs w:val="24"/>
        </w:rPr>
        <w:t xml:space="preserve">Για τη ριπή εισόδου διάρκειας 40 msec, μόνο τα πρώτα 25 msec μπορεί να εξέρχεται όγκος δεδομένων με ρυθμό 50 Mbytes/sec, δηλαδή την ταχύτητα του δικτύου, δηλαδή όσο διαρκεί η μέγιστη διάρκεια της ριπής εξόδου. Δηλαδή τα πρώτα 25 msec συνολικά θα εξέλθει όγκος δεδομένων ίσος με: 50 Mbytes/sec * 25msec  = 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50*8* 1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 xml:space="preserve">6 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*25*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-3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4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*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=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10*10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6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=10 Mbits</m:t>
        </m:r>
      </m:oMath>
    </w:p>
    <w:p w14:paraId="13730D86" w14:textId="77777777" w:rsidR="00882451" w:rsidRDefault="006938C1">
      <w:pP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 xml:space="preserve">Τα υπόλοιπα 15 msec (40msec - 25msec)  θα εξέρχονται τα δεδομένα με ρυθμό ίσο με τον ρυθμό παραγωγής κουπονιών, δηλαδή 10 Mbytes/sec = 80 Mbits/sec. Δηλαδή συνολικά o όγκος δεδομένων θα είναι ίσος με: 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 xml:space="preserve"> 15 msec*80</m:t>
        </m:r>
        <m:f>
          <m:f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fPr>
          <m:num>
            <m:r>
              <w:rPr>
                <w:rFonts w:ascii="Cambria Math" w:eastAsia="Cambria Math" w:hAnsi="Cambria Math" w:cs="Cambria Math"/>
                <w:sz w:val="24"/>
                <w:szCs w:val="24"/>
              </w:rPr>
              <m:t>Mbits</m:t>
            </m:r>
          </m:num>
          <m:den>
            <m:r>
              <w:rPr>
                <w:rFonts w:ascii="Cambria Math" w:eastAsia="Cambria Math" w:hAnsi="Cambria Math" w:cs="Cambria Math"/>
                <w:sz w:val="24"/>
                <w:szCs w:val="24"/>
              </w:rPr>
              <m:t>sec</m:t>
            </m:r>
          </m:den>
        </m:f>
        <m:r>
          <w:rPr>
            <w:rFonts w:ascii="Cambria Math" w:eastAsia="Cambria Math" w:hAnsi="Cambria Math" w:cs="Cambria Math"/>
            <w:sz w:val="24"/>
            <w:szCs w:val="24"/>
          </w:rPr>
          <m:t>=15*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-3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*80*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6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bps=1.200*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sup>
        </m:sSup>
      </m:oMath>
    </w:p>
    <w:p w14:paraId="3FDA99BB" w14:textId="77777777" w:rsidR="00882451" w:rsidRDefault="006938C1">
      <w:pPr>
        <w:spacing w:after="0" w:line="240" w:lineRule="auto"/>
        <w:rPr>
          <w:sz w:val="24"/>
          <w:szCs w:val="24"/>
        </w:rPr>
      </w:pPr>
      <m:oMath>
        <m:r>
          <w:rPr>
            <w:rFonts w:ascii="Cambria Math" w:eastAsia="Cambria Math" w:hAnsi="Cambria Math" w:cs="Cambria Math"/>
            <w:sz w:val="24"/>
            <w:szCs w:val="24"/>
          </w:rPr>
          <m:t>=1,2 Mbits</m:t>
        </m:r>
      </m:oMath>
      <w:r>
        <w:rPr>
          <w:sz w:val="24"/>
          <w:szCs w:val="24"/>
        </w:rPr>
        <w:t xml:space="preserve"> </w:t>
      </w:r>
    </w:p>
    <w:p w14:paraId="7C01D257" w14:textId="307C83D8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CEF56F4" w14:textId="06081201" w:rsidR="00882451" w:rsidRDefault="00BC0610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t>(</w:t>
      </w:r>
      <m:oMath>
        <m:r>
          <w:rPr>
            <w:rFonts w:ascii="Cambria Math" w:eastAsia="Cambria Math" w:hAnsi="Cambria Math" w:cs="Cambria Math"/>
            <w:sz w:val="24"/>
            <w:szCs w:val="24"/>
          </w:rPr>
          <m:t>40*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-3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*10Mbytes per</m:t>
        </m:r>
        <m:box>
          <m:boxPr>
            <m:opEmu m:val="1"/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box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sec</m:t>
            </m:r>
          </m:e>
        </m:box>
        <m:r>
          <w:rPr>
            <w:rFonts w:ascii="Cambria Math" w:eastAsia="Cambria Math" w:hAnsi="Cambria Math" w:cs="Cambria Math"/>
            <w:sz w:val="24"/>
            <w:szCs w:val="24"/>
          </w:rPr>
          <m:t>sec</m:t>
        </m:r>
        <m:r>
          <w:rPr>
            <w:rFonts w:ascii="Cambria Math" w:hAnsi="Cambria Math"/>
          </w:rPr>
          <m:t xml:space="preserve"> </m:t>
        </m:r>
        <m:r>
          <w:rPr>
            <w:rFonts w:ascii="Cambria Math" w:eastAsia="Cambria Math" w:hAnsi="Cambria Math" w:cs="Cambria Math"/>
            <w:sz w:val="24"/>
            <w:szCs w:val="24"/>
          </w:rPr>
          <m:t>+1 Mbyte =40*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-3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*10*8*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6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+8*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6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=3200*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3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+8*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6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= 3,2*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6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+8*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6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>=11,2*</m:t>
        </m:r>
        <m:sSup>
          <m:sSupPr>
            <m:ctrlPr>
              <w:rPr>
                <w:rFonts w:ascii="Cambria Math" w:eastAsia="Cambria Math" w:hAnsi="Cambria Math" w:cs="Cambria Math"/>
                <w:sz w:val="24"/>
                <w:szCs w:val="24"/>
              </w:rPr>
            </m:ctrlPr>
          </m:sSupPr>
          <m:e>
            <m:r>
              <w:rPr>
                <w:rFonts w:ascii="Cambria Math" w:eastAsia="Cambria Math" w:hAnsi="Cambria Math" w:cs="Cambria Math"/>
                <w:sz w:val="24"/>
                <w:szCs w:val="24"/>
              </w:rPr>
              <m:t>10</m:t>
            </m:r>
          </m:e>
          <m:sup>
            <m:r>
              <w:rPr>
                <w:rFonts w:ascii="Cambria Math" w:eastAsia="Cambria Math" w:hAnsi="Cambria Math" w:cs="Cambria Math"/>
                <w:sz w:val="24"/>
                <w:szCs w:val="24"/>
              </w:rPr>
              <m:t>6</m:t>
            </m:r>
          </m:sup>
        </m:sSup>
        <m:r>
          <w:rPr>
            <w:rFonts w:ascii="Cambria Math" w:eastAsia="Cambria Math" w:hAnsi="Cambria Math" w:cs="Cambria Math"/>
            <w:sz w:val="24"/>
            <w:szCs w:val="24"/>
          </w:rPr>
          <m:t xml:space="preserve">=11,2 Mbits  </m:t>
        </m:r>
        <m:r>
          <w:rPr>
            <w:rFonts w:ascii="Cambria Math" w:hAnsi="Cambria Math"/>
          </w:rPr>
          <m:t xml:space="preserve"> </m:t>
        </m:r>
      </m:oMath>
      <w:r w:rsidR="006938C1">
        <w:rPr>
          <w:sz w:val="24"/>
          <w:szCs w:val="24"/>
        </w:rPr>
        <w:t>δεδομένων συνολικά φεύγουν με την ριπή των 40msec)</w:t>
      </w:r>
    </w:p>
    <w:p w14:paraId="7EA7664F" w14:textId="770CDC82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3745226" w14:textId="60805D6F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78D5F2A" w14:textId="4588A10E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59764EA" w14:textId="3C071BC8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7C19906" w14:textId="5918856C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CC35F05" w14:textId="0E21140B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60A9994" w14:textId="7FB2835A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E66038F" w14:textId="2AA38C7F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F51AE3D" w14:textId="5B964CA6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0076B20" w14:textId="27A576E7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1CF5250" w14:textId="59958B19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9061539" w14:textId="59690F10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E73AD1C" w14:textId="26C4CBE9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6CF8115" w14:textId="419801DB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F8C18BA" w14:textId="3C9DA689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0DBF9A6A" w14:textId="77777777" w:rsidR="000A0CF5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4E7B884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89E6CC1" w14:textId="0C6A6043" w:rsidR="00882451" w:rsidRDefault="006938C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sz w:val="24"/>
          <w:szCs w:val="24"/>
        </w:rPr>
        <w:lastRenderedPageBreak/>
        <w:t xml:space="preserve">To προφίλ κίνησης εξόδου και περιεχομένου του κουβά είναι το εξής: </w:t>
      </w:r>
    </w:p>
    <w:p w14:paraId="30BF08EC" w14:textId="33DAC951" w:rsidR="00882451" w:rsidRDefault="000A0CF5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  <w:r>
        <w:rPr>
          <w:noProof/>
        </w:rPr>
        <w:drawing>
          <wp:anchor distT="0" distB="0" distL="114300" distR="114300" simplePos="0" relativeHeight="251677696" behindDoc="0" locked="0" layoutInCell="1" hidden="0" allowOverlap="1" wp14:anchorId="7B259FB0" wp14:editId="668587F1">
            <wp:simplePos x="0" y="0"/>
            <wp:positionH relativeFrom="column">
              <wp:posOffset>1152525</wp:posOffset>
            </wp:positionH>
            <wp:positionV relativeFrom="paragraph">
              <wp:posOffset>126365</wp:posOffset>
            </wp:positionV>
            <wp:extent cx="3063240" cy="4084320"/>
            <wp:effectExtent l="0" t="0" r="0" b="0"/>
            <wp:wrapSquare wrapText="bothSides" distT="0" distB="0" distL="114300" distR="114300"/>
            <wp:docPr id="41" name="image1.jpg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image1.jpg"/>
                    <pic:cNvPicPr preferRelativeResize="0"/>
                  </pic:nvPicPr>
                  <pic:blipFill>
                    <a:blip r:embed="rId39"/>
                    <a:srcRect/>
                    <a:stretch>
                      <a:fillRect/>
                    </a:stretch>
                  </pic:blipFill>
                  <pic:spPr>
                    <a:xfrm rot="16200000">
                      <a:off x="0" y="0"/>
                      <a:ext cx="3063240" cy="4084320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anchor>
        </w:drawing>
      </w:r>
    </w:p>
    <w:p w14:paraId="2BC61349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68DEB148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2440839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6FC5038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89E4231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A5E4770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DE77446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3645A13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BE0710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C5D097C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779AFE5A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101CC167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A3445E3" w14:textId="4D84696F" w:rsidR="00882451" w:rsidRDefault="00882451">
      <w:pPr>
        <w:spacing w:after="0" w:line="240" w:lineRule="auto"/>
        <w:rPr>
          <w:sz w:val="24"/>
          <w:szCs w:val="24"/>
        </w:rPr>
      </w:pPr>
    </w:p>
    <w:p w14:paraId="0269FB85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2057418E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4E7AA1CD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519E1EAC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p w14:paraId="3A0B8739" w14:textId="77777777" w:rsidR="00882451" w:rsidRDefault="00882451">
      <w:pPr>
        <w:pBdr>
          <w:top w:val="nil"/>
          <w:left w:val="nil"/>
          <w:bottom w:val="nil"/>
          <w:right w:val="nil"/>
          <w:between w:val="nil"/>
        </w:pBdr>
        <w:spacing w:after="0" w:line="240" w:lineRule="auto"/>
        <w:rPr>
          <w:sz w:val="24"/>
          <w:szCs w:val="24"/>
        </w:rPr>
      </w:pPr>
    </w:p>
    <w:sectPr w:rsidR="00882451">
      <w:headerReference w:type="default" r:id="rId40"/>
      <w:pgSz w:w="12240" w:h="15840"/>
      <w:pgMar w:top="1440" w:right="878" w:bottom="1440" w:left="1440" w:header="708" w:footer="708" w:gutter="0"/>
      <w:pgNumType w:start="1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61DAF8EB" w14:textId="77777777" w:rsidR="002E45A7" w:rsidRDefault="002E45A7">
      <w:pPr>
        <w:spacing w:after="0" w:line="240" w:lineRule="auto"/>
      </w:pPr>
      <w:r>
        <w:separator/>
      </w:r>
    </w:p>
  </w:endnote>
  <w:endnote w:type="continuationSeparator" w:id="0">
    <w:p w14:paraId="2834BED4" w14:textId="77777777" w:rsidR="002E45A7" w:rsidRDefault="002E45A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Georgia">
    <w:panose1 w:val="02040502050405020303"/>
    <w:charset w:val="00"/>
    <w:family w:val="auto"/>
    <w:pitch w:val="default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5261E040" w14:textId="77777777" w:rsidR="002E45A7" w:rsidRDefault="002E45A7">
      <w:pPr>
        <w:spacing w:after="0" w:line="240" w:lineRule="auto"/>
      </w:pPr>
      <w:r>
        <w:separator/>
      </w:r>
    </w:p>
  </w:footnote>
  <w:footnote w:type="continuationSeparator" w:id="0">
    <w:p w14:paraId="5BBFA84A" w14:textId="77777777" w:rsidR="002E45A7" w:rsidRDefault="002E45A7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437E1740" w14:textId="77777777" w:rsidR="00882451" w:rsidRDefault="00882451">
    <w:pPr>
      <w:spacing w:after="0" w:line="240" w:lineRule="aut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52C0AD8"/>
    <w:multiLevelType w:val="multilevel"/>
    <w:tmpl w:val="5042646E"/>
    <w:lvl w:ilvl="0">
      <w:start w:val="1"/>
      <w:numFmt w:val="decimal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Letter"/>
      <w:lvlText w:val="%2)"/>
      <w:lvlJc w:val="left"/>
      <w:pPr>
        <w:ind w:left="1440" w:hanging="360"/>
      </w:pPr>
      <w:rPr>
        <w:u w:val="none"/>
      </w:rPr>
    </w:lvl>
    <w:lvl w:ilvl="2">
      <w:start w:val="1"/>
      <w:numFmt w:val="lowerRoman"/>
      <w:lvlText w:val="%3)"/>
      <w:lvlJc w:val="right"/>
      <w:pPr>
        <w:ind w:left="2160" w:hanging="360"/>
      </w:pPr>
      <w:rPr>
        <w:u w:val="none"/>
      </w:rPr>
    </w:lvl>
    <w:lvl w:ilvl="3">
      <w:start w:val="1"/>
      <w:numFmt w:val="decimal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Letter"/>
      <w:lvlText w:val="(%5)"/>
      <w:lvlJc w:val="left"/>
      <w:pPr>
        <w:ind w:left="3600" w:hanging="360"/>
      </w:pPr>
      <w:rPr>
        <w:u w:val="none"/>
      </w:rPr>
    </w:lvl>
    <w:lvl w:ilvl="5">
      <w:start w:val="1"/>
      <w:numFmt w:val="lowerRoman"/>
      <w:lvlText w:val="(%6)"/>
      <w:lvlJc w:val="right"/>
      <w:pPr>
        <w:ind w:left="4320" w:hanging="360"/>
      </w:pPr>
      <w:rPr>
        <w:u w:val="none"/>
      </w:rPr>
    </w:lvl>
    <w:lvl w:ilvl="6">
      <w:start w:val="1"/>
      <w:numFmt w:val="decimal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Letter"/>
      <w:lvlText w:val="%8."/>
      <w:lvlJc w:val="left"/>
      <w:pPr>
        <w:ind w:left="5760" w:hanging="360"/>
      </w:pPr>
      <w:rPr>
        <w:u w:val="none"/>
      </w:rPr>
    </w:lvl>
    <w:lvl w:ilvl="8">
      <w:start w:val="1"/>
      <w:numFmt w:val="lowerRoman"/>
      <w:lvlText w:val="%9."/>
      <w:lvlJc w:val="right"/>
      <w:pPr>
        <w:ind w:left="6480" w:hanging="360"/>
      </w:pPr>
      <w:rPr>
        <w:u w:val="none"/>
      </w:rPr>
    </w:lvl>
  </w:abstractNum>
  <w:abstractNum w:abstractNumId="1" w15:restartNumberingAfterBreak="0">
    <w:nsid w:val="3D9D0293"/>
    <w:multiLevelType w:val="multilevel"/>
    <w:tmpl w:val="D1FAE958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2" w15:restartNumberingAfterBreak="0">
    <w:nsid w:val="420B6535"/>
    <w:multiLevelType w:val="multilevel"/>
    <w:tmpl w:val="D9E27374"/>
    <w:lvl w:ilvl="0">
      <w:start w:val="1"/>
      <w:numFmt w:val="lowerLetter"/>
      <w:lvlText w:val="%1)"/>
      <w:lvlJc w:val="left"/>
      <w:pPr>
        <w:ind w:left="720" w:hanging="360"/>
      </w:pPr>
      <w:rPr>
        <w:u w:val="none"/>
      </w:rPr>
    </w:lvl>
    <w:lvl w:ilvl="1">
      <w:start w:val="1"/>
      <w:numFmt w:val="lowerRoman"/>
      <w:lvlText w:val="%2)"/>
      <w:lvlJc w:val="right"/>
      <w:pPr>
        <w:ind w:left="1440" w:hanging="360"/>
      </w:pPr>
      <w:rPr>
        <w:u w:val="none"/>
      </w:rPr>
    </w:lvl>
    <w:lvl w:ilvl="2">
      <w:start w:val="1"/>
      <w:numFmt w:val="decimal"/>
      <w:lvlText w:val="%3)"/>
      <w:lvlJc w:val="left"/>
      <w:pPr>
        <w:ind w:left="2160" w:hanging="360"/>
      </w:pPr>
      <w:rPr>
        <w:u w:val="none"/>
      </w:rPr>
    </w:lvl>
    <w:lvl w:ilvl="3">
      <w:start w:val="1"/>
      <w:numFmt w:val="lowerLetter"/>
      <w:lvlText w:val="(%4)"/>
      <w:lvlJc w:val="left"/>
      <w:pPr>
        <w:ind w:left="2880" w:hanging="360"/>
      </w:pPr>
      <w:rPr>
        <w:u w:val="none"/>
      </w:rPr>
    </w:lvl>
    <w:lvl w:ilvl="4">
      <w:start w:val="1"/>
      <w:numFmt w:val="lowerRoman"/>
      <w:lvlText w:val="(%5)"/>
      <w:lvlJc w:val="right"/>
      <w:pPr>
        <w:ind w:left="3600" w:hanging="360"/>
      </w:pPr>
      <w:rPr>
        <w:u w:val="none"/>
      </w:rPr>
    </w:lvl>
    <w:lvl w:ilvl="5">
      <w:start w:val="1"/>
      <w:numFmt w:val="decimal"/>
      <w:lvlText w:val="(%6)"/>
      <w:lvlJc w:val="left"/>
      <w:pPr>
        <w:ind w:left="432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04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576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6480" w:hanging="360"/>
      </w:pPr>
      <w:rPr>
        <w:u w:val="none"/>
      </w:rPr>
    </w:lvl>
  </w:abstractNum>
  <w:abstractNum w:abstractNumId="3" w15:restartNumberingAfterBreak="0">
    <w:nsid w:val="51573D4E"/>
    <w:multiLevelType w:val="multilevel"/>
    <w:tmpl w:val="486CB8A4"/>
    <w:lvl w:ilvl="0">
      <w:start w:val="1"/>
      <w:numFmt w:val="lowerLetter"/>
      <w:lvlText w:val="%1."/>
      <w:lvlJc w:val="left"/>
      <w:pPr>
        <w:ind w:left="1440" w:hanging="360"/>
      </w:pPr>
      <w:rPr>
        <w:u w:val="none"/>
      </w:rPr>
    </w:lvl>
    <w:lvl w:ilvl="1">
      <w:start w:val="1"/>
      <w:numFmt w:val="lowerRoman"/>
      <w:lvlText w:val="%2."/>
      <w:lvlJc w:val="right"/>
      <w:pPr>
        <w:ind w:left="2160" w:hanging="360"/>
      </w:pPr>
      <w:rPr>
        <w:u w:val="none"/>
      </w:rPr>
    </w:lvl>
    <w:lvl w:ilvl="2">
      <w:start w:val="1"/>
      <w:numFmt w:val="decimal"/>
      <w:lvlText w:val="%3."/>
      <w:lvlJc w:val="left"/>
      <w:pPr>
        <w:ind w:left="2880" w:hanging="360"/>
      </w:pPr>
      <w:rPr>
        <w:u w:val="none"/>
      </w:rPr>
    </w:lvl>
    <w:lvl w:ilvl="3">
      <w:start w:val="1"/>
      <w:numFmt w:val="lowerLetter"/>
      <w:lvlText w:val="%4."/>
      <w:lvlJc w:val="left"/>
      <w:pPr>
        <w:ind w:left="3600" w:hanging="360"/>
      </w:pPr>
      <w:rPr>
        <w:u w:val="none"/>
      </w:rPr>
    </w:lvl>
    <w:lvl w:ilvl="4">
      <w:start w:val="1"/>
      <w:numFmt w:val="lowerRoman"/>
      <w:lvlText w:val="%5."/>
      <w:lvlJc w:val="right"/>
      <w:pPr>
        <w:ind w:left="4320" w:hanging="360"/>
      </w:pPr>
      <w:rPr>
        <w:u w:val="none"/>
      </w:rPr>
    </w:lvl>
    <w:lvl w:ilvl="5">
      <w:start w:val="1"/>
      <w:numFmt w:val="decimal"/>
      <w:lvlText w:val="%6."/>
      <w:lvlJc w:val="left"/>
      <w:pPr>
        <w:ind w:left="5040" w:hanging="360"/>
      </w:pPr>
      <w:rPr>
        <w:u w:val="none"/>
      </w:rPr>
    </w:lvl>
    <w:lvl w:ilvl="6">
      <w:start w:val="1"/>
      <w:numFmt w:val="lowerLetter"/>
      <w:lvlText w:val="%7."/>
      <w:lvlJc w:val="left"/>
      <w:pPr>
        <w:ind w:left="5760" w:hanging="360"/>
      </w:pPr>
      <w:rPr>
        <w:u w:val="none"/>
      </w:rPr>
    </w:lvl>
    <w:lvl w:ilvl="7">
      <w:start w:val="1"/>
      <w:numFmt w:val="lowerRoman"/>
      <w:lvlText w:val="%8."/>
      <w:lvlJc w:val="right"/>
      <w:pPr>
        <w:ind w:left="6480" w:hanging="360"/>
      </w:pPr>
      <w:rPr>
        <w:u w:val="none"/>
      </w:rPr>
    </w:lvl>
    <w:lvl w:ilvl="8">
      <w:start w:val="1"/>
      <w:numFmt w:val="decimal"/>
      <w:lvlText w:val="%9."/>
      <w:lvlJc w:val="left"/>
      <w:pPr>
        <w:ind w:left="7200" w:hanging="360"/>
      </w:pPr>
      <w:rPr>
        <w:u w:val="none"/>
      </w:rPr>
    </w:lvl>
  </w:abstractNum>
  <w:abstractNum w:abstractNumId="4" w15:restartNumberingAfterBreak="0">
    <w:nsid w:val="6A644AB5"/>
    <w:multiLevelType w:val="multilevel"/>
    <w:tmpl w:val="6ECACB70"/>
    <w:lvl w:ilvl="0">
      <w:start w:val="1"/>
      <w:numFmt w:val="decimal"/>
      <w:lvlText w:val="%1)"/>
      <w:lvlJc w:val="left"/>
      <w:pPr>
        <w:ind w:left="720" w:hanging="360"/>
      </w:pPr>
    </w:lvl>
    <w:lvl w:ilvl="1">
      <w:start w:val="1"/>
      <w:numFmt w:val="lowerLetter"/>
      <w:lvlText w:val="%2."/>
      <w:lvlJc w:val="left"/>
      <w:pPr>
        <w:ind w:left="1440" w:hanging="360"/>
      </w:pPr>
    </w:lvl>
    <w:lvl w:ilvl="2">
      <w:start w:val="1"/>
      <w:numFmt w:val="lowerRoman"/>
      <w:lvlText w:val="%3."/>
      <w:lvlJc w:val="right"/>
      <w:pPr>
        <w:ind w:left="2160" w:hanging="180"/>
      </w:pPr>
    </w:lvl>
    <w:lvl w:ilvl="3">
      <w:start w:val="1"/>
      <w:numFmt w:val="decimal"/>
      <w:lvlText w:val="%4."/>
      <w:lvlJc w:val="left"/>
      <w:pPr>
        <w:ind w:left="2880" w:hanging="360"/>
      </w:pPr>
    </w:lvl>
    <w:lvl w:ilvl="4">
      <w:start w:val="1"/>
      <w:numFmt w:val="lowerLetter"/>
      <w:lvlText w:val="%5."/>
      <w:lvlJc w:val="left"/>
      <w:pPr>
        <w:ind w:left="3600" w:hanging="360"/>
      </w:pPr>
    </w:lvl>
    <w:lvl w:ilvl="5">
      <w:start w:val="1"/>
      <w:numFmt w:val="lowerRoman"/>
      <w:lvlText w:val="%6."/>
      <w:lvlJc w:val="right"/>
      <w:pPr>
        <w:ind w:left="4320" w:hanging="180"/>
      </w:pPr>
    </w:lvl>
    <w:lvl w:ilvl="6">
      <w:start w:val="1"/>
      <w:numFmt w:val="decimal"/>
      <w:lvlText w:val="%7."/>
      <w:lvlJc w:val="left"/>
      <w:pPr>
        <w:ind w:left="5040" w:hanging="360"/>
      </w:pPr>
    </w:lvl>
    <w:lvl w:ilvl="7">
      <w:start w:val="1"/>
      <w:numFmt w:val="lowerLetter"/>
      <w:lvlText w:val="%8."/>
      <w:lvlJc w:val="left"/>
      <w:pPr>
        <w:ind w:left="5760" w:hanging="360"/>
      </w:pPr>
    </w:lvl>
    <w:lvl w:ilvl="8">
      <w:start w:val="1"/>
      <w:numFmt w:val="lowerRoman"/>
      <w:lvlText w:val="%9."/>
      <w:lvlJc w:val="right"/>
      <w:pPr>
        <w:ind w:left="6480" w:hanging="180"/>
      </w:pPr>
    </w:lvl>
  </w:abstractNum>
  <w:num w:numId="1" w16cid:durableId="987369086">
    <w:abstractNumId w:val="0"/>
  </w:num>
  <w:num w:numId="2" w16cid:durableId="1304697819">
    <w:abstractNumId w:val="3"/>
  </w:num>
  <w:num w:numId="3" w16cid:durableId="1125542334">
    <w:abstractNumId w:val="4"/>
  </w:num>
  <w:num w:numId="4" w16cid:durableId="1905068694">
    <w:abstractNumId w:val="1"/>
  </w:num>
  <w:num w:numId="5" w16cid:durableId="1180508916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882451"/>
    <w:rsid w:val="000A0CF5"/>
    <w:rsid w:val="001B18DF"/>
    <w:rsid w:val="002A3017"/>
    <w:rsid w:val="002E45A7"/>
    <w:rsid w:val="003830CB"/>
    <w:rsid w:val="005258AA"/>
    <w:rsid w:val="006938C1"/>
    <w:rsid w:val="006D1BCB"/>
    <w:rsid w:val="00882451"/>
    <w:rsid w:val="009B6F88"/>
    <w:rsid w:val="00A05472"/>
    <w:rsid w:val="00B75E4B"/>
    <w:rsid w:val="00B923EB"/>
    <w:rsid w:val="00BC0610"/>
    <w:rsid w:val="00E17638"/>
    <w:rsid w:val="00F2525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03685E9"/>
  <w15:docId w15:val="{E18C82AB-E8D9-4C24-AAA6-7CB7BDC9EE2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="Calibri" w:eastAsia="Calibri" w:hAnsi="Calibri" w:cs="Calibri"/>
        <w:sz w:val="22"/>
        <w:szCs w:val="22"/>
        <w:lang w:val="el-G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uiPriority w:val="9"/>
    <w:qFormat/>
    <w:pPr>
      <w:keepNext/>
      <w:keepLines/>
      <w:spacing w:before="480" w:after="120"/>
      <w:outlineLvl w:val="0"/>
    </w:pPr>
    <w:rPr>
      <w:b/>
      <w:sz w:val="48"/>
      <w:szCs w:val="48"/>
    </w:rPr>
  </w:style>
  <w:style w:type="paragraph" w:styleId="Heading2">
    <w:name w:val="heading 2"/>
    <w:basedOn w:val="Normal"/>
    <w:next w:val="Normal"/>
    <w:uiPriority w:val="9"/>
    <w:semiHidden/>
    <w:unhideWhenUsed/>
    <w:qFormat/>
    <w:pPr>
      <w:keepNext/>
      <w:keepLines/>
      <w:spacing w:before="360" w:after="80"/>
      <w:outlineLvl w:val="1"/>
    </w:pPr>
    <w:rPr>
      <w:b/>
      <w:sz w:val="36"/>
      <w:szCs w:val="36"/>
    </w:rPr>
  </w:style>
  <w:style w:type="paragraph" w:styleId="Heading3">
    <w:name w:val="heading 3"/>
    <w:basedOn w:val="Normal"/>
    <w:next w:val="Normal"/>
    <w:uiPriority w:val="9"/>
    <w:semiHidden/>
    <w:unhideWhenUsed/>
    <w:qFormat/>
    <w:pPr>
      <w:keepNext/>
      <w:keepLines/>
      <w:spacing w:before="280" w:after="80"/>
      <w:outlineLvl w:val="2"/>
    </w:pPr>
    <w:rPr>
      <w:b/>
      <w:sz w:val="28"/>
      <w:szCs w:val="28"/>
    </w:rPr>
  </w:style>
  <w:style w:type="paragraph" w:styleId="Heading4">
    <w:name w:val="heading 4"/>
    <w:basedOn w:val="Normal"/>
    <w:next w:val="Normal"/>
    <w:uiPriority w:val="9"/>
    <w:semiHidden/>
    <w:unhideWhenUsed/>
    <w:qFormat/>
    <w:pPr>
      <w:keepNext/>
      <w:keepLines/>
      <w:spacing w:before="240" w:after="40"/>
      <w:outlineLvl w:val="3"/>
    </w:pPr>
    <w:rPr>
      <w:b/>
      <w:sz w:val="24"/>
      <w:szCs w:val="24"/>
    </w:rPr>
  </w:style>
  <w:style w:type="paragraph" w:styleId="Heading5">
    <w:name w:val="heading 5"/>
    <w:basedOn w:val="Normal"/>
    <w:next w:val="Normal"/>
    <w:uiPriority w:val="9"/>
    <w:semiHidden/>
    <w:unhideWhenUsed/>
    <w:qFormat/>
    <w:pPr>
      <w:keepNext/>
      <w:keepLines/>
      <w:spacing w:before="220" w:after="40"/>
      <w:outlineLvl w:val="4"/>
    </w:pPr>
    <w:rPr>
      <w:b/>
    </w:rPr>
  </w:style>
  <w:style w:type="paragraph" w:styleId="Heading6">
    <w:name w:val="heading 6"/>
    <w:basedOn w:val="Normal"/>
    <w:next w:val="Normal"/>
    <w:uiPriority w:val="9"/>
    <w:semiHidden/>
    <w:unhideWhenUsed/>
    <w:qFormat/>
    <w:pPr>
      <w:keepNext/>
      <w:keepLines/>
      <w:spacing w:before="200" w:after="40"/>
      <w:outlineLvl w:val="5"/>
    </w:pPr>
    <w:rPr>
      <w:b/>
      <w:sz w:val="20"/>
      <w:szCs w:val="2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Title">
    <w:name w:val="Title"/>
    <w:basedOn w:val="Normal"/>
    <w:next w:val="Normal"/>
    <w:uiPriority w:val="10"/>
    <w:qFormat/>
    <w:pPr>
      <w:keepNext/>
      <w:keepLines/>
      <w:spacing w:before="480" w:after="120"/>
    </w:pPr>
    <w:rPr>
      <w:b/>
      <w:sz w:val="72"/>
      <w:szCs w:val="72"/>
    </w:rPr>
  </w:style>
  <w:style w:type="table" w:customStyle="1" w:styleId="TableNormal1">
    <w:name w:val="Table Normal1"/>
    <w:tblPr>
      <w:tblCellMar>
        <w:top w:w="0" w:type="dxa"/>
        <w:left w:w="0" w:type="dxa"/>
        <w:bottom w:w="0" w:type="dxa"/>
        <w:right w:w="0" w:type="dxa"/>
      </w:tblCellMar>
    </w:tblPr>
  </w:style>
  <w:style w:type="table" w:styleId="TableGrid">
    <w:name w:val="Table Grid"/>
    <w:basedOn w:val="TableNormal"/>
    <w:uiPriority w:val="39"/>
    <w:rsid w:val="00390730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ListParagraph">
    <w:name w:val="List Paragraph"/>
    <w:basedOn w:val="Normal"/>
    <w:uiPriority w:val="34"/>
    <w:qFormat/>
    <w:rsid w:val="003F5272"/>
    <w:pPr>
      <w:ind w:left="720"/>
      <w:contextualSpacing/>
    </w:pPr>
  </w:style>
  <w:style w:type="character" w:styleId="PlaceholderText">
    <w:name w:val="Placeholder Text"/>
    <w:basedOn w:val="DefaultParagraphFont"/>
    <w:uiPriority w:val="99"/>
    <w:semiHidden/>
    <w:rsid w:val="00BF4014"/>
    <w:rPr>
      <w:color w:val="808080"/>
    </w:rPr>
  </w:style>
  <w:style w:type="character" w:styleId="Hyperlink">
    <w:name w:val="Hyperlink"/>
    <w:basedOn w:val="DefaultParagraphFont"/>
    <w:uiPriority w:val="99"/>
    <w:unhideWhenUsed/>
    <w:rsid w:val="007D58D1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7D58D1"/>
    <w:rPr>
      <w:color w:val="605E5C"/>
      <w:shd w:val="clear" w:color="auto" w:fill="E1DFDD"/>
    </w:rPr>
  </w:style>
  <w:style w:type="paragraph" w:styleId="Subtitle">
    <w:name w:val="Subtitle"/>
    <w:basedOn w:val="Normal"/>
    <w:next w:val="Normal"/>
    <w:uiPriority w:val="11"/>
    <w:qFormat/>
    <w:pPr>
      <w:keepNext/>
      <w:keepLines/>
      <w:spacing w:before="360" w:after="80"/>
    </w:pPr>
    <w:rPr>
      <w:rFonts w:ascii="Georgia" w:eastAsia="Georgia" w:hAnsi="Georgia" w:cs="Georgia"/>
      <w:i/>
      <w:color w:val="666666"/>
      <w:sz w:val="48"/>
      <w:szCs w:val="48"/>
    </w:rPr>
  </w:style>
  <w:style w:type="table" w:customStyle="1" w:styleId="1">
    <w:name w:val="1"/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paragraph" w:customStyle="1" w:styleId="Default">
    <w:name w:val="Default"/>
    <w:rsid w:val="00821104"/>
    <w:pPr>
      <w:autoSpaceDE w:val="0"/>
      <w:autoSpaceDN w:val="0"/>
      <w:adjustRightInd w:val="0"/>
      <w:spacing w:after="0" w:line="240" w:lineRule="auto"/>
    </w:pPr>
    <w:rPr>
      <w:color w:val="000000"/>
      <w:sz w:val="24"/>
      <w:szCs w:val="24"/>
    </w:rPr>
  </w:style>
  <w:style w:type="paragraph" w:styleId="Header">
    <w:name w:val="header"/>
    <w:basedOn w:val="Normal"/>
    <w:link w:val="HeaderChar"/>
    <w:uiPriority w:val="99"/>
    <w:unhideWhenUsed/>
    <w:rsid w:val="00F148E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F148EF"/>
  </w:style>
  <w:style w:type="paragraph" w:styleId="Footer">
    <w:name w:val="footer"/>
    <w:basedOn w:val="Normal"/>
    <w:link w:val="FooterChar"/>
    <w:uiPriority w:val="99"/>
    <w:unhideWhenUsed/>
    <w:rsid w:val="00F148EF"/>
    <w:pPr>
      <w:tabs>
        <w:tab w:val="center" w:pos="4153"/>
        <w:tab w:val="right" w:pos="830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F148EF"/>
  </w:style>
  <w:style w:type="table" w:customStyle="1" w:styleId="a">
    <w:basedOn w:val="TableNormal1"/>
    <w:pPr>
      <w:spacing w:after="0" w:line="240" w:lineRule="auto"/>
    </w:pPr>
    <w:tblPr>
      <w:tblStyleRowBandSize w:val="1"/>
      <w:tblStyleColBandSize w:val="1"/>
      <w:tblCellMar>
        <w:left w:w="108" w:type="dxa"/>
        <w:right w:w="108" w:type="dxa"/>
      </w:tblCellMar>
    </w:tblPr>
  </w:style>
  <w:style w:type="table" w:customStyle="1" w:styleId="a0">
    <w:basedOn w:val="TableNormal"/>
    <w:pPr>
      <w:spacing w:after="0" w:line="240" w:lineRule="auto"/>
    </w:pPr>
    <w:tblPr>
      <w:tblStyleRowBandSize w:val="1"/>
      <w:tblStyleColBandSize w:val="1"/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6.png"/><Relationship Id="rId18" Type="http://schemas.openxmlformats.org/officeDocument/2006/relationships/image" Target="media/image11.png"/><Relationship Id="rId26" Type="http://schemas.openxmlformats.org/officeDocument/2006/relationships/image" Target="media/image19.png"/><Relationship Id="rId39" Type="http://schemas.openxmlformats.org/officeDocument/2006/relationships/image" Target="media/image32.jpg"/><Relationship Id="rId21" Type="http://schemas.openxmlformats.org/officeDocument/2006/relationships/image" Target="media/image14.png"/><Relationship Id="rId34" Type="http://schemas.openxmlformats.org/officeDocument/2006/relationships/image" Target="media/image27.png"/><Relationship Id="rId42" Type="http://schemas.openxmlformats.org/officeDocument/2006/relationships/theme" Target="theme/theme1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9.png"/><Relationship Id="rId20" Type="http://schemas.openxmlformats.org/officeDocument/2006/relationships/image" Target="media/image13.png"/><Relationship Id="rId29" Type="http://schemas.openxmlformats.org/officeDocument/2006/relationships/image" Target="media/image22.png"/><Relationship Id="rId41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24" Type="http://schemas.openxmlformats.org/officeDocument/2006/relationships/image" Target="media/image17.png"/><Relationship Id="rId32" Type="http://schemas.openxmlformats.org/officeDocument/2006/relationships/image" Target="media/image25.png"/><Relationship Id="rId37" Type="http://schemas.openxmlformats.org/officeDocument/2006/relationships/image" Target="media/image30.png"/><Relationship Id="rId40" Type="http://schemas.openxmlformats.org/officeDocument/2006/relationships/header" Target="header1.xml"/><Relationship Id="rId5" Type="http://schemas.openxmlformats.org/officeDocument/2006/relationships/webSettings" Target="webSettings.xml"/><Relationship Id="rId15" Type="http://schemas.openxmlformats.org/officeDocument/2006/relationships/image" Target="media/image8.png"/><Relationship Id="rId23" Type="http://schemas.openxmlformats.org/officeDocument/2006/relationships/image" Target="media/image16.png"/><Relationship Id="rId28" Type="http://schemas.openxmlformats.org/officeDocument/2006/relationships/image" Target="media/image21.png"/><Relationship Id="rId36" Type="http://schemas.openxmlformats.org/officeDocument/2006/relationships/image" Target="media/image29.png"/><Relationship Id="rId10" Type="http://schemas.openxmlformats.org/officeDocument/2006/relationships/image" Target="media/image3.png"/><Relationship Id="rId19" Type="http://schemas.openxmlformats.org/officeDocument/2006/relationships/image" Target="media/image12.png"/><Relationship Id="rId31" Type="http://schemas.openxmlformats.org/officeDocument/2006/relationships/image" Target="media/image24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7.png"/><Relationship Id="rId22" Type="http://schemas.openxmlformats.org/officeDocument/2006/relationships/image" Target="media/image15.png"/><Relationship Id="rId27" Type="http://schemas.openxmlformats.org/officeDocument/2006/relationships/image" Target="media/image20.png"/><Relationship Id="rId30" Type="http://schemas.openxmlformats.org/officeDocument/2006/relationships/image" Target="media/image23.png"/><Relationship Id="rId35" Type="http://schemas.openxmlformats.org/officeDocument/2006/relationships/image" Target="media/image28.png"/><Relationship Id="rId8" Type="http://schemas.openxmlformats.org/officeDocument/2006/relationships/image" Target="media/image1.png"/><Relationship Id="rId3" Type="http://schemas.openxmlformats.org/officeDocument/2006/relationships/styles" Target="styles.xml"/><Relationship Id="rId12" Type="http://schemas.openxmlformats.org/officeDocument/2006/relationships/image" Target="media/image5.png"/><Relationship Id="rId17" Type="http://schemas.openxmlformats.org/officeDocument/2006/relationships/image" Target="media/image10.png"/><Relationship Id="rId25" Type="http://schemas.openxmlformats.org/officeDocument/2006/relationships/image" Target="media/image18.png"/><Relationship Id="rId33" Type="http://schemas.openxmlformats.org/officeDocument/2006/relationships/image" Target="media/image26.png"/><Relationship Id="rId38" Type="http://schemas.openxmlformats.org/officeDocument/2006/relationships/image" Target="media/image31.jpg"/></Relationships>
</file>

<file path=word/theme/theme1.xml><?xml version="1.0" encoding="utf-8"?>
<a:theme xmlns:a="http://schemas.openxmlformats.org/drawingml/2006/main" name="Θέμα του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>
  <go:docsCustomData xmlns:go="http://customooxmlschemas.google.com/" roundtripDataSignature="AMtx7mgfHuulHgIAByrdk+tBV7hRO4v5KA==">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customooxmlschemas.google.com/"/>
    <ds:schemaRef ds:uri="http://schemas.openxmlformats.org/officeDocument/2006/relationships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19</TotalTime>
  <Pages>21</Pages>
  <Words>1426</Words>
  <Characters>8130</Characters>
  <Application>Microsoft Office Word</Application>
  <DocSecurity>0</DocSecurity>
  <Lines>67</Lines>
  <Paragraphs>19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9537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Eleftheria Ntoulia</dc:creator>
  <cp:lastModifiedBy>Eleftheria Ntoulia</cp:lastModifiedBy>
  <cp:revision>11</cp:revision>
  <dcterms:created xsi:type="dcterms:W3CDTF">2022-05-28T18:09:00Z</dcterms:created>
  <dcterms:modified xsi:type="dcterms:W3CDTF">2022-06-08T15:04:00Z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ontentTypeId">
    <vt:lpwstr>0x0101009ADBC0A4FB96F64C9974F5115A5B07D6</vt:lpwstr>
  </property>
</Properties>
</file>